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65DA44" w14:textId="6BD53249" w:rsidR="00437CE4" w:rsidRPr="006B2863" w:rsidRDefault="008E77C0" w:rsidP="00F8005C">
      <w:pPr>
        <w:spacing w:line="276" w:lineRule="auto"/>
        <w:jc w:val="center"/>
      </w:pPr>
      <w:r>
        <w:rPr>
          <w:noProof/>
        </w:rPr>
        <w:drawing>
          <wp:inline distT="0" distB="0" distL="0" distR="0" wp14:anchorId="0800A03E" wp14:editId="3E5A8B5A">
            <wp:extent cx="3551391" cy="885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7a525bc02192.im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3008" cy="893711"/>
                    </a:xfrm>
                    <a:prstGeom prst="rect">
                      <a:avLst/>
                    </a:prstGeom>
                  </pic:spPr>
                </pic:pic>
              </a:graphicData>
            </a:graphic>
          </wp:inline>
        </w:drawing>
      </w:r>
    </w:p>
    <w:p w14:paraId="7DFECAC4" w14:textId="77777777" w:rsidR="008E77C0" w:rsidRDefault="008E77C0" w:rsidP="00F8005C">
      <w:pPr>
        <w:spacing w:line="276" w:lineRule="auto"/>
        <w:jc w:val="center"/>
      </w:pPr>
    </w:p>
    <w:p w14:paraId="7C876AEC" w14:textId="0C383903" w:rsidR="00437CE4" w:rsidRPr="006B2863" w:rsidRDefault="008E77C0" w:rsidP="00F8005C">
      <w:pPr>
        <w:spacing w:line="276" w:lineRule="auto"/>
        <w:jc w:val="center"/>
      </w:pPr>
      <w:commentRangeStart w:id="0"/>
      <w:del w:id="1" w:author="Windows User" w:date="2018-09-17T20:01:00Z">
        <w:r w:rsidDel="00291E5A">
          <w:rPr>
            <w:noProof/>
          </w:rPr>
          <w:drawing>
            <wp:inline distT="0" distB="0" distL="0" distR="0" wp14:anchorId="0AB54315" wp14:editId="63EFDCB0">
              <wp:extent cx="5638814"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eader.png"/>
                      <pic:cNvPicPr/>
                    </pic:nvPicPr>
                    <pic:blipFill>
                      <a:blip r:embed="rId9">
                        <a:extLst>
                          <a:ext uri="{28A0092B-C50C-407E-A947-70E740481C1C}">
                            <a14:useLocalDpi xmlns:a14="http://schemas.microsoft.com/office/drawing/2010/main" val="0"/>
                          </a:ext>
                        </a:extLst>
                      </a:blip>
                      <a:stretch>
                        <a:fillRect/>
                      </a:stretch>
                    </pic:blipFill>
                    <pic:spPr>
                      <a:xfrm>
                        <a:off x="0" y="0"/>
                        <a:ext cx="5869862" cy="733731"/>
                      </a:xfrm>
                      <a:prstGeom prst="rect">
                        <a:avLst/>
                      </a:prstGeom>
                    </pic:spPr>
                  </pic:pic>
                </a:graphicData>
              </a:graphic>
            </wp:inline>
          </w:drawing>
        </w:r>
      </w:del>
      <w:commentRangeEnd w:id="0"/>
      <w:r w:rsidR="0046575D">
        <w:rPr>
          <w:rStyle w:val="CommentReference"/>
        </w:rPr>
        <w:commentReference w:id="0"/>
      </w:r>
    </w:p>
    <w:p w14:paraId="721DDEE3" w14:textId="77777777" w:rsidR="00437CE4" w:rsidRPr="006B2863" w:rsidRDefault="00437CE4" w:rsidP="00F8005C">
      <w:pPr>
        <w:spacing w:line="276" w:lineRule="auto"/>
        <w:ind w:left="2160"/>
        <w:jc w:val="center"/>
      </w:pPr>
    </w:p>
    <w:p w14:paraId="7EFC8DBE" w14:textId="77777777" w:rsidR="00437CE4" w:rsidRPr="006B2863" w:rsidRDefault="00437CE4" w:rsidP="00F8005C">
      <w:pPr>
        <w:spacing w:line="276" w:lineRule="auto"/>
        <w:ind w:left="2160"/>
      </w:pPr>
    </w:p>
    <w:p w14:paraId="21598293" w14:textId="23C1D73B" w:rsidR="008E77C0" w:rsidRDefault="008E77C0" w:rsidP="00F8005C">
      <w:pPr>
        <w:spacing w:line="276" w:lineRule="auto"/>
      </w:pPr>
    </w:p>
    <w:p w14:paraId="5E6ABF62" w14:textId="77777777" w:rsidR="008E77C0" w:rsidRDefault="008E77C0" w:rsidP="00F8005C">
      <w:pPr>
        <w:spacing w:line="276" w:lineRule="auto"/>
      </w:pPr>
    </w:p>
    <w:p w14:paraId="11373C98" w14:textId="0F1C5DA0" w:rsidR="008E77C0" w:rsidRDefault="008E77C0" w:rsidP="00F8005C">
      <w:pPr>
        <w:spacing w:line="276" w:lineRule="auto"/>
        <w:ind w:left="2160"/>
      </w:pPr>
    </w:p>
    <w:p w14:paraId="4E4084C3" w14:textId="77777777" w:rsidR="008E77C0" w:rsidRPr="006B2863" w:rsidRDefault="008E77C0" w:rsidP="00F8005C">
      <w:pPr>
        <w:spacing w:line="276" w:lineRule="auto"/>
        <w:ind w:left="2160"/>
      </w:pPr>
    </w:p>
    <w:p w14:paraId="1B346EF8" w14:textId="77777777" w:rsidR="00437CE4" w:rsidRPr="006B2863" w:rsidRDefault="00437CE4" w:rsidP="00F8005C">
      <w:pPr>
        <w:spacing w:line="276" w:lineRule="auto"/>
      </w:pPr>
    </w:p>
    <w:p w14:paraId="4591CF00" w14:textId="77777777" w:rsidR="00437CE4" w:rsidRPr="006B2863" w:rsidRDefault="00437CE4" w:rsidP="00F8005C">
      <w:pPr>
        <w:spacing w:line="276" w:lineRule="auto"/>
        <w:ind w:left="2160"/>
      </w:pPr>
    </w:p>
    <w:p w14:paraId="05BF019B" w14:textId="77777777" w:rsidR="00437CE4" w:rsidRPr="006B2863" w:rsidRDefault="00437CE4" w:rsidP="00F8005C">
      <w:pPr>
        <w:spacing w:line="276" w:lineRule="auto"/>
        <w:ind w:left="2160"/>
      </w:pPr>
    </w:p>
    <w:p w14:paraId="0BAD392E" w14:textId="77777777" w:rsidR="00437CE4" w:rsidRPr="006B2863" w:rsidRDefault="00437CE4" w:rsidP="00F8005C">
      <w:pPr>
        <w:spacing w:line="276" w:lineRule="auto"/>
        <w:ind w:left="2160"/>
      </w:pPr>
    </w:p>
    <w:p w14:paraId="7B9A19DF" w14:textId="533E213E" w:rsidR="00E61631" w:rsidRPr="004520B2" w:rsidRDefault="00FC1045" w:rsidP="00F8005C">
      <w:pPr>
        <w:spacing w:line="276" w:lineRule="auto"/>
        <w:jc w:val="center"/>
        <w:rPr>
          <w:b/>
          <w:sz w:val="48"/>
        </w:rPr>
      </w:pPr>
      <w:r w:rsidRPr="004520B2">
        <w:rPr>
          <w:b/>
          <w:sz w:val="64"/>
        </w:rPr>
        <w:t>User</w:t>
      </w:r>
      <w:r w:rsidR="009F044E">
        <w:rPr>
          <w:b/>
          <w:sz w:val="48"/>
        </w:rPr>
        <w:t xml:space="preserve"> </w:t>
      </w:r>
      <w:r w:rsidR="00F45B11" w:rsidRPr="004520B2">
        <w:rPr>
          <w:b/>
          <w:sz w:val="64"/>
        </w:rPr>
        <w:t>M</w:t>
      </w:r>
      <w:r w:rsidR="00F45B11" w:rsidRPr="004520B2">
        <w:rPr>
          <w:b/>
          <w:sz w:val="48"/>
        </w:rPr>
        <w:t>ANUAL</w:t>
      </w:r>
    </w:p>
    <w:p w14:paraId="312AB60F" w14:textId="254DC6B0" w:rsidR="009F044E" w:rsidRDefault="009F044E" w:rsidP="00F8005C">
      <w:pPr>
        <w:spacing w:line="276" w:lineRule="auto"/>
        <w:jc w:val="center"/>
        <w:rPr>
          <w:b/>
          <w:sz w:val="28"/>
        </w:rPr>
      </w:pPr>
    </w:p>
    <w:p w14:paraId="33CC0456" w14:textId="5D424A94" w:rsidR="00E362AF" w:rsidRPr="00E362AF" w:rsidRDefault="00E362AF" w:rsidP="00F8005C">
      <w:pPr>
        <w:spacing w:line="276" w:lineRule="auto"/>
        <w:jc w:val="center"/>
        <w:rPr>
          <w:sz w:val="28"/>
        </w:rPr>
      </w:pPr>
      <w:r w:rsidRPr="00E362AF">
        <w:rPr>
          <w:sz w:val="28"/>
        </w:rPr>
        <w:t>for</w:t>
      </w:r>
    </w:p>
    <w:p w14:paraId="726F4B30" w14:textId="77777777" w:rsidR="009F044E" w:rsidRDefault="009F044E" w:rsidP="00F8005C">
      <w:pPr>
        <w:spacing w:line="276" w:lineRule="auto"/>
        <w:jc w:val="center"/>
        <w:rPr>
          <w:b/>
          <w:sz w:val="28"/>
        </w:rPr>
      </w:pPr>
    </w:p>
    <w:p w14:paraId="68EA540E" w14:textId="38B502F5" w:rsidR="000A4AC0" w:rsidRPr="0027689A" w:rsidRDefault="00FE50A4" w:rsidP="00F8005C">
      <w:pPr>
        <w:spacing w:line="276" w:lineRule="auto"/>
        <w:jc w:val="center"/>
        <w:rPr>
          <w:b/>
          <w:i/>
          <w:sz w:val="32"/>
        </w:rPr>
      </w:pPr>
      <w:r w:rsidRPr="0027689A">
        <w:rPr>
          <w:b/>
          <w:i/>
          <w:sz w:val="32"/>
        </w:rPr>
        <w:t>estimAADTion</w:t>
      </w:r>
    </w:p>
    <w:p w14:paraId="00A799EC" w14:textId="77777777" w:rsidR="00E61631" w:rsidRPr="004520B2" w:rsidRDefault="00042A79" w:rsidP="00F8005C">
      <w:pPr>
        <w:spacing w:line="276" w:lineRule="auto"/>
        <w:jc w:val="center"/>
        <w:rPr>
          <w:i/>
          <w:sz w:val="28"/>
        </w:rPr>
      </w:pPr>
      <w:r w:rsidRPr="0027689A">
        <w:rPr>
          <w:b/>
          <w:i/>
          <w:sz w:val="32"/>
        </w:rPr>
        <w:t>An AADT Estimation Software</w:t>
      </w:r>
    </w:p>
    <w:p w14:paraId="38C89760" w14:textId="5333EBA0" w:rsidR="00E61631" w:rsidRDefault="00E61631" w:rsidP="00F8005C">
      <w:pPr>
        <w:spacing w:line="276" w:lineRule="auto"/>
        <w:jc w:val="center"/>
        <w:rPr>
          <w:sz w:val="28"/>
        </w:rPr>
      </w:pPr>
    </w:p>
    <w:p w14:paraId="09E34D7E" w14:textId="12536938" w:rsidR="00E362AF" w:rsidRPr="00E362AF" w:rsidRDefault="00E362AF" w:rsidP="00F8005C">
      <w:pPr>
        <w:spacing w:line="276" w:lineRule="auto"/>
        <w:jc w:val="center"/>
        <w:rPr>
          <w:sz w:val="28"/>
        </w:rPr>
      </w:pPr>
      <w:r w:rsidRPr="00E362AF">
        <w:rPr>
          <w:sz w:val="28"/>
        </w:rPr>
        <w:t>Prepared by</w:t>
      </w:r>
    </w:p>
    <w:p w14:paraId="026410E7" w14:textId="77777777" w:rsidR="00E61631" w:rsidRPr="004520B2" w:rsidRDefault="00E61631" w:rsidP="00F8005C">
      <w:pPr>
        <w:spacing w:line="276" w:lineRule="auto"/>
        <w:jc w:val="center"/>
        <w:rPr>
          <w:sz w:val="28"/>
        </w:rPr>
      </w:pPr>
    </w:p>
    <w:p w14:paraId="53E91062" w14:textId="4E973258" w:rsidR="00E61631" w:rsidRPr="004520B2" w:rsidRDefault="009F044E" w:rsidP="00F8005C">
      <w:pPr>
        <w:spacing w:line="276" w:lineRule="auto"/>
        <w:jc w:val="center"/>
        <w:rPr>
          <w:sz w:val="28"/>
        </w:rPr>
      </w:pPr>
      <w:commentRangeStart w:id="2"/>
      <w:r>
        <w:rPr>
          <w:b/>
          <w:sz w:val="28"/>
        </w:rPr>
        <w:t>C</w:t>
      </w:r>
      <w:r w:rsidR="00E84B21" w:rsidRPr="004520B2">
        <w:rPr>
          <w:b/>
          <w:sz w:val="28"/>
        </w:rPr>
        <w:t>lemson University</w:t>
      </w:r>
      <w:commentRangeEnd w:id="2"/>
      <w:r w:rsidR="0046575D">
        <w:rPr>
          <w:rStyle w:val="CommentReference"/>
        </w:rPr>
        <w:commentReference w:id="2"/>
      </w:r>
    </w:p>
    <w:p w14:paraId="2F266EB9" w14:textId="77777777" w:rsidR="00E61631" w:rsidRPr="004520B2" w:rsidRDefault="00E61631" w:rsidP="00F8005C">
      <w:pPr>
        <w:spacing w:line="276" w:lineRule="auto"/>
        <w:jc w:val="center"/>
        <w:rPr>
          <w:sz w:val="28"/>
        </w:rPr>
      </w:pPr>
    </w:p>
    <w:p w14:paraId="74D824D7" w14:textId="0D65CD8B" w:rsidR="00E61631" w:rsidRDefault="00920096" w:rsidP="00F8005C">
      <w:pPr>
        <w:spacing w:line="276" w:lineRule="auto"/>
        <w:jc w:val="center"/>
        <w:rPr>
          <w:sz w:val="28"/>
        </w:rPr>
      </w:pPr>
      <w:commentRangeStart w:id="3"/>
      <w:r>
        <w:rPr>
          <w:sz w:val="28"/>
        </w:rPr>
        <w:t>August</w:t>
      </w:r>
      <w:r w:rsidR="00F45B11" w:rsidRPr="004520B2">
        <w:rPr>
          <w:sz w:val="28"/>
        </w:rPr>
        <w:t xml:space="preserve"> </w:t>
      </w:r>
      <w:r w:rsidR="009863E7" w:rsidRPr="004520B2">
        <w:rPr>
          <w:sz w:val="28"/>
        </w:rPr>
        <w:t>2018</w:t>
      </w:r>
      <w:commentRangeEnd w:id="3"/>
      <w:r w:rsidR="0046575D">
        <w:rPr>
          <w:rStyle w:val="CommentReference"/>
        </w:rPr>
        <w:commentReference w:id="3"/>
      </w:r>
    </w:p>
    <w:p w14:paraId="158B1488" w14:textId="139F6061" w:rsidR="009F044E" w:rsidRDefault="009F044E" w:rsidP="00F8005C">
      <w:pPr>
        <w:spacing w:line="276" w:lineRule="auto"/>
        <w:rPr>
          <w:sz w:val="28"/>
        </w:rPr>
      </w:pPr>
    </w:p>
    <w:p w14:paraId="64411AD7" w14:textId="30AF8D63" w:rsidR="009F044E" w:rsidRDefault="009F044E" w:rsidP="00F8005C">
      <w:pPr>
        <w:spacing w:line="276" w:lineRule="auto"/>
        <w:rPr>
          <w:sz w:val="28"/>
        </w:rPr>
      </w:pPr>
    </w:p>
    <w:p w14:paraId="59CFDC4A" w14:textId="133F5629" w:rsidR="009F044E" w:rsidRDefault="009F044E" w:rsidP="00F8005C">
      <w:pPr>
        <w:spacing w:line="276" w:lineRule="auto"/>
        <w:rPr>
          <w:sz w:val="28"/>
        </w:rPr>
      </w:pPr>
    </w:p>
    <w:p w14:paraId="22C55851" w14:textId="77777777" w:rsidR="00081682" w:rsidRDefault="00081682" w:rsidP="00F8005C">
      <w:pPr>
        <w:spacing w:line="276" w:lineRule="auto"/>
        <w:rPr>
          <w:sz w:val="28"/>
        </w:rPr>
      </w:pPr>
    </w:p>
    <w:p w14:paraId="00725E32" w14:textId="77777777" w:rsidR="00B447DD" w:rsidRDefault="00B447DD" w:rsidP="00F8005C">
      <w:pPr>
        <w:spacing w:line="276" w:lineRule="auto"/>
        <w:rPr>
          <w:sz w:val="28"/>
        </w:rPr>
      </w:pPr>
    </w:p>
    <w:p w14:paraId="5A32E612" w14:textId="1D55D252" w:rsidR="00E61631" w:rsidRPr="004520B2" w:rsidRDefault="00F45B11" w:rsidP="00F8005C">
      <w:pPr>
        <w:spacing w:line="276" w:lineRule="auto"/>
      </w:pPr>
      <w:r w:rsidRPr="004520B2">
        <w:rPr>
          <w:b/>
          <w:sz w:val="28"/>
        </w:rPr>
        <w:t>Revision Sheet</w:t>
      </w:r>
    </w:p>
    <w:p w14:paraId="6DB11E32" w14:textId="77777777" w:rsidR="00E61631" w:rsidRPr="004520B2" w:rsidRDefault="00E61631" w:rsidP="00F8005C">
      <w:pPr>
        <w:spacing w:line="276" w:lineRule="auto"/>
      </w:pPr>
    </w:p>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6599"/>
      </w:tblGrid>
      <w:tr w:rsidR="00E61631" w:rsidRPr="004520B2" w14:paraId="44793099" w14:textId="77777777">
        <w:tc>
          <w:tcPr>
            <w:tcW w:w="1442" w:type="dxa"/>
            <w:shd w:val="pct20" w:color="auto" w:fill="auto"/>
          </w:tcPr>
          <w:p w14:paraId="3EE06651" w14:textId="77777777" w:rsidR="00E61631" w:rsidRPr="004520B2" w:rsidRDefault="00F45B11" w:rsidP="00F8005C">
            <w:pPr>
              <w:spacing w:line="276" w:lineRule="auto"/>
              <w:rPr>
                <w:b/>
              </w:rPr>
            </w:pPr>
            <w:r w:rsidRPr="004520B2">
              <w:rPr>
                <w:b/>
              </w:rPr>
              <w:t>Release No.</w:t>
            </w:r>
          </w:p>
        </w:tc>
        <w:tc>
          <w:tcPr>
            <w:tcW w:w="1319" w:type="dxa"/>
            <w:shd w:val="pct20" w:color="auto" w:fill="auto"/>
          </w:tcPr>
          <w:p w14:paraId="41C1F888" w14:textId="77777777" w:rsidR="00E61631" w:rsidRPr="004520B2" w:rsidRDefault="00F45B11" w:rsidP="00F8005C">
            <w:pPr>
              <w:spacing w:line="276" w:lineRule="auto"/>
              <w:rPr>
                <w:b/>
              </w:rPr>
            </w:pPr>
            <w:r w:rsidRPr="004520B2">
              <w:rPr>
                <w:b/>
              </w:rPr>
              <w:t>Date</w:t>
            </w:r>
          </w:p>
        </w:tc>
        <w:tc>
          <w:tcPr>
            <w:tcW w:w="6599" w:type="dxa"/>
            <w:shd w:val="pct20" w:color="auto" w:fill="auto"/>
          </w:tcPr>
          <w:p w14:paraId="496861B5" w14:textId="77777777" w:rsidR="00E61631" w:rsidRPr="004520B2" w:rsidRDefault="00F45B11" w:rsidP="00F8005C">
            <w:pPr>
              <w:spacing w:line="276" w:lineRule="auto"/>
              <w:rPr>
                <w:b/>
              </w:rPr>
            </w:pPr>
            <w:r w:rsidRPr="004520B2">
              <w:rPr>
                <w:b/>
              </w:rPr>
              <w:t>Revision Description</w:t>
            </w:r>
          </w:p>
        </w:tc>
      </w:tr>
      <w:tr w:rsidR="00E61631" w:rsidRPr="004520B2" w14:paraId="19009B25" w14:textId="77777777">
        <w:tc>
          <w:tcPr>
            <w:tcW w:w="1442" w:type="dxa"/>
          </w:tcPr>
          <w:p w14:paraId="784A413C" w14:textId="77777777" w:rsidR="00E61631" w:rsidRPr="004520B2" w:rsidRDefault="00F45B11" w:rsidP="00F8005C">
            <w:pPr>
              <w:spacing w:line="276" w:lineRule="auto"/>
            </w:pPr>
            <w:r w:rsidRPr="004520B2">
              <w:lastRenderedPageBreak/>
              <w:t>Rev. 0</w:t>
            </w:r>
          </w:p>
        </w:tc>
        <w:tc>
          <w:tcPr>
            <w:tcW w:w="1319" w:type="dxa"/>
          </w:tcPr>
          <w:p w14:paraId="53B58AF7" w14:textId="77777777" w:rsidR="00E61631" w:rsidRPr="004520B2" w:rsidRDefault="00E61631" w:rsidP="00F8005C">
            <w:pPr>
              <w:spacing w:line="276" w:lineRule="auto"/>
            </w:pPr>
          </w:p>
        </w:tc>
        <w:tc>
          <w:tcPr>
            <w:tcW w:w="6599" w:type="dxa"/>
          </w:tcPr>
          <w:p w14:paraId="76A0FC6B" w14:textId="77777777" w:rsidR="00E61631" w:rsidRPr="004520B2" w:rsidRDefault="00E61631" w:rsidP="00F8005C">
            <w:pPr>
              <w:spacing w:line="276" w:lineRule="auto"/>
            </w:pPr>
          </w:p>
        </w:tc>
      </w:tr>
      <w:tr w:rsidR="00E61631" w:rsidRPr="004520B2" w14:paraId="528CCD19" w14:textId="77777777">
        <w:tc>
          <w:tcPr>
            <w:tcW w:w="1442" w:type="dxa"/>
          </w:tcPr>
          <w:p w14:paraId="474CA119" w14:textId="77777777" w:rsidR="00E61631" w:rsidRPr="004520B2" w:rsidRDefault="00F45B11" w:rsidP="00F8005C">
            <w:pPr>
              <w:spacing w:line="276" w:lineRule="auto"/>
            </w:pPr>
            <w:r w:rsidRPr="004520B2">
              <w:t>Rev. 1</w:t>
            </w:r>
          </w:p>
        </w:tc>
        <w:tc>
          <w:tcPr>
            <w:tcW w:w="1319" w:type="dxa"/>
          </w:tcPr>
          <w:p w14:paraId="61CD20EF" w14:textId="77777777" w:rsidR="00E61631" w:rsidRPr="004520B2" w:rsidRDefault="00E61631" w:rsidP="00F8005C">
            <w:pPr>
              <w:spacing w:line="276" w:lineRule="auto"/>
            </w:pPr>
          </w:p>
        </w:tc>
        <w:tc>
          <w:tcPr>
            <w:tcW w:w="6599" w:type="dxa"/>
          </w:tcPr>
          <w:p w14:paraId="15755D66" w14:textId="77777777" w:rsidR="00E61631" w:rsidRPr="004520B2" w:rsidRDefault="00E61631" w:rsidP="00F8005C">
            <w:pPr>
              <w:spacing w:line="276" w:lineRule="auto"/>
            </w:pPr>
          </w:p>
        </w:tc>
      </w:tr>
      <w:tr w:rsidR="00E61631" w:rsidRPr="004520B2" w14:paraId="7B3602BC" w14:textId="77777777">
        <w:tc>
          <w:tcPr>
            <w:tcW w:w="1442" w:type="dxa"/>
          </w:tcPr>
          <w:p w14:paraId="7EA51703" w14:textId="77777777" w:rsidR="00E61631" w:rsidRPr="004520B2" w:rsidRDefault="00437CE4" w:rsidP="00F8005C">
            <w:pPr>
              <w:spacing w:line="276" w:lineRule="auto"/>
            </w:pPr>
            <w:r w:rsidRPr="004520B2">
              <w:t>Rev. 2</w:t>
            </w:r>
          </w:p>
        </w:tc>
        <w:tc>
          <w:tcPr>
            <w:tcW w:w="1319" w:type="dxa"/>
          </w:tcPr>
          <w:p w14:paraId="1E70D39D" w14:textId="77777777" w:rsidR="00E61631" w:rsidRPr="004520B2" w:rsidRDefault="00E61631" w:rsidP="00F8005C">
            <w:pPr>
              <w:spacing w:line="276" w:lineRule="auto"/>
            </w:pPr>
          </w:p>
        </w:tc>
        <w:tc>
          <w:tcPr>
            <w:tcW w:w="6599" w:type="dxa"/>
          </w:tcPr>
          <w:p w14:paraId="6972FBE2" w14:textId="77777777" w:rsidR="00E61631" w:rsidRPr="004520B2" w:rsidRDefault="00E61631" w:rsidP="00F8005C">
            <w:pPr>
              <w:spacing w:line="276" w:lineRule="auto"/>
            </w:pPr>
          </w:p>
        </w:tc>
      </w:tr>
      <w:tr w:rsidR="00E61631" w:rsidRPr="004520B2" w14:paraId="5F3F583D" w14:textId="77777777">
        <w:tc>
          <w:tcPr>
            <w:tcW w:w="1442" w:type="dxa"/>
          </w:tcPr>
          <w:p w14:paraId="6213ED3E" w14:textId="77777777" w:rsidR="00E61631" w:rsidRPr="004520B2" w:rsidRDefault="008B0F96" w:rsidP="00F8005C">
            <w:pPr>
              <w:spacing w:line="276" w:lineRule="auto"/>
            </w:pPr>
            <w:r w:rsidRPr="004520B2">
              <w:t>Rev. 3</w:t>
            </w:r>
          </w:p>
        </w:tc>
        <w:tc>
          <w:tcPr>
            <w:tcW w:w="1319" w:type="dxa"/>
          </w:tcPr>
          <w:p w14:paraId="3181429C" w14:textId="77777777" w:rsidR="00E61631" w:rsidRPr="004520B2" w:rsidRDefault="00E61631" w:rsidP="00F8005C">
            <w:pPr>
              <w:spacing w:line="276" w:lineRule="auto"/>
            </w:pPr>
          </w:p>
        </w:tc>
        <w:tc>
          <w:tcPr>
            <w:tcW w:w="6599" w:type="dxa"/>
          </w:tcPr>
          <w:p w14:paraId="46E52167" w14:textId="77777777" w:rsidR="00E61631" w:rsidRPr="004520B2" w:rsidRDefault="00E61631" w:rsidP="00F8005C">
            <w:pPr>
              <w:spacing w:line="276" w:lineRule="auto"/>
            </w:pPr>
          </w:p>
        </w:tc>
      </w:tr>
      <w:tr w:rsidR="00E61631" w:rsidRPr="004520B2" w14:paraId="284B2124" w14:textId="77777777">
        <w:tc>
          <w:tcPr>
            <w:tcW w:w="1442" w:type="dxa"/>
          </w:tcPr>
          <w:p w14:paraId="1C29049D" w14:textId="77777777" w:rsidR="00E61631" w:rsidRPr="004520B2" w:rsidRDefault="00E61631" w:rsidP="00F8005C">
            <w:pPr>
              <w:spacing w:line="276" w:lineRule="auto"/>
            </w:pPr>
          </w:p>
        </w:tc>
        <w:tc>
          <w:tcPr>
            <w:tcW w:w="1319" w:type="dxa"/>
          </w:tcPr>
          <w:p w14:paraId="6CA2B673" w14:textId="77777777" w:rsidR="00E61631" w:rsidRPr="004520B2" w:rsidRDefault="00E61631" w:rsidP="00F8005C">
            <w:pPr>
              <w:spacing w:line="276" w:lineRule="auto"/>
            </w:pPr>
          </w:p>
        </w:tc>
        <w:tc>
          <w:tcPr>
            <w:tcW w:w="6599" w:type="dxa"/>
          </w:tcPr>
          <w:p w14:paraId="393E5B8E" w14:textId="77777777" w:rsidR="00E61631" w:rsidRPr="004520B2" w:rsidRDefault="00E61631" w:rsidP="00F8005C">
            <w:pPr>
              <w:spacing w:line="276" w:lineRule="auto"/>
            </w:pPr>
          </w:p>
        </w:tc>
      </w:tr>
      <w:tr w:rsidR="00E61631" w:rsidRPr="004520B2" w14:paraId="7A271368" w14:textId="77777777">
        <w:tc>
          <w:tcPr>
            <w:tcW w:w="1442" w:type="dxa"/>
          </w:tcPr>
          <w:p w14:paraId="654331A6" w14:textId="77777777" w:rsidR="00E61631" w:rsidRPr="004520B2" w:rsidRDefault="00E61631" w:rsidP="00F8005C">
            <w:pPr>
              <w:spacing w:line="276" w:lineRule="auto"/>
            </w:pPr>
          </w:p>
        </w:tc>
        <w:tc>
          <w:tcPr>
            <w:tcW w:w="1319" w:type="dxa"/>
          </w:tcPr>
          <w:p w14:paraId="5DD4A9C2" w14:textId="77777777" w:rsidR="00E61631" w:rsidRPr="004520B2" w:rsidRDefault="00E61631" w:rsidP="00F8005C">
            <w:pPr>
              <w:spacing w:line="276" w:lineRule="auto"/>
            </w:pPr>
          </w:p>
        </w:tc>
        <w:tc>
          <w:tcPr>
            <w:tcW w:w="6599" w:type="dxa"/>
          </w:tcPr>
          <w:p w14:paraId="42816C5D" w14:textId="77777777" w:rsidR="00E61631" w:rsidRPr="004520B2" w:rsidRDefault="00E61631" w:rsidP="00F8005C">
            <w:pPr>
              <w:spacing w:line="276" w:lineRule="auto"/>
            </w:pPr>
          </w:p>
        </w:tc>
      </w:tr>
      <w:tr w:rsidR="00E61631" w:rsidRPr="004520B2" w14:paraId="319AE600" w14:textId="77777777">
        <w:tc>
          <w:tcPr>
            <w:tcW w:w="1442" w:type="dxa"/>
          </w:tcPr>
          <w:p w14:paraId="48208500" w14:textId="77777777" w:rsidR="00E61631" w:rsidRPr="004520B2" w:rsidRDefault="00E61631" w:rsidP="00F8005C">
            <w:pPr>
              <w:spacing w:line="276" w:lineRule="auto"/>
            </w:pPr>
          </w:p>
        </w:tc>
        <w:tc>
          <w:tcPr>
            <w:tcW w:w="1319" w:type="dxa"/>
          </w:tcPr>
          <w:p w14:paraId="229B3388" w14:textId="77777777" w:rsidR="00E61631" w:rsidRPr="004520B2" w:rsidRDefault="00E61631" w:rsidP="00F8005C">
            <w:pPr>
              <w:spacing w:line="276" w:lineRule="auto"/>
            </w:pPr>
          </w:p>
        </w:tc>
        <w:tc>
          <w:tcPr>
            <w:tcW w:w="6599" w:type="dxa"/>
          </w:tcPr>
          <w:p w14:paraId="3714BCC7" w14:textId="77777777" w:rsidR="00E61631" w:rsidRPr="004520B2" w:rsidRDefault="00E61631" w:rsidP="00F8005C">
            <w:pPr>
              <w:spacing w:line="276" w:lineRule="auto"/>
            </w:pPr>
          </w:p>
        </w:tc>
      </w:tr>
    </w:tbl>
    <w:p w14:paraId="1E766153" w14:textId="77777777" w:rsidR="00E61631" w:rsidRPr="004520B2" w:rsidRDefault="00E61631" w:rsidP="00F8005C">
      <w:pPr>
        <w:spacing w:line="276" w:lineRule="auto"/>
      </w:pPr>
    </w:p>
    <w:p w14:paraId="3E806007" w14:textId="77777777" w:rsidR="00E61631" w:rsidRPr="004520B2" w:rsidRDefault="00E61631" w:rsidP="00F8005C">
      <w:pPr>
        <w:spacing w:line="276" w:lineRule="auto"/>
      </w:pPr>
    </w:p>
    <w:p w14:paraId="5DF0D331" w14:textId="6DF26F1F" w:rsidR="00E61631" w:rsidRDefault="00E61631" w:rsidP="00F8005C">
      <w:pPr>
        <w:spacing w:line="276" w:lineRule="auto"/>
      </w:pPr>
    </w:p>
    <w:p w14:paraId="089DED01" w14:textId="2D99F2D7" w:rsidR="00142164" w:rsidRDefault="00142164" w:rsidP="00F8005C">
      <w:pPr>
        <w:spacing w:line="276" w:lineRule="auto"/>
      </w:pPr>
    </w:p>
    <w:p w14:paraId="0605F3C8" w14:textId="2D65F2AF" w:rsidR="00142164" w:rsidRDefault="00142164" w:rsidP="00F8005C">
      <w:pPr>
        <w:spacing w:line="276" w:lineRule="auto"/>
      </w:pPr>
    </w:p>
    <w:p w14:paraId="3B1BF1CD" w14:textId="3A18113A" w:rsidR="00142164" w:rsidRDefault="00142164" w:rsidP="00F8005C">
      <w:pPr>
        <w:spacing w:line="276" w:lineRule="auto"/>
      </w:pPr>
    </w:p>
    <w:p w14:paraId="4859AA0C" w14:textId="32DD6F3E" w:rsidR="00142164" w:rsidRDefault="00142164" w:rsidP="00F8005C">
      <w:pPr>
        <w:spacing w:line="276" w:lineRule="auto"/>
      </w:pPr>
    </w:p>
    <w:p w14:paraId="7401720A" w14:textId="7680E5A3" w:rsidR="00142164" w:rsidRDefault="00142164" w:rsidP="00F8005C">
      <w:pPr>
        <w:spacing w:line="276" w:lineRule="auto"/>
      </w:pPr>
    </w:p>
    <w:p w14:paraId="49F68FBB" w14:textId="12F4D9F8" w:rsidR="00142164" w:rsidRDefault="00142164" w:rsidP="00F8005C">
      <w:pPr>
        <w:spacing w:line="276" w:lineRule="auto"/>
      </w:pPr>
    </w:p>
    <w:p w14:paraId="565ABB2F" w14:textId="71CBEDD6" w:rsidR="00142164" w:rsidRDefault="00142164" w:rsidP="00F8005C">
      <w:pPr>
        <w:spacing w:line="276" w:lineRule="auto"/>
      </w:pPr>
    </w:p>
    <w:p w14:paraId="37701CEF" w14:textId="6312CFC5" w:rsidR="00142164" w:rsidRDefault="00142164" w:rsidP="00F8005C">
      <w:pPr>
        <w:spacing w:line="276" w:lineRule="auto"/>
      </w:pPr>
    </w:p>
    <w:p w14:paraId="63B99553" w14:textId="61A28C68" w:rsidR="00142164" w:rsidRDefault="00142164" w:rsidP="00F8005C">
      <w:pPr>
        <w:spacing w:line="276" w:lineRule="auto"/>
      </w:pPr>
    </w:p>
    <w:p w14:paraId="33F16A44" w14:textId="4F868F8A" w:rsidR="00142164" w:rsidRDefault="00142164" w:rsidP="00F8005C">
      <w:pPr>
        <w:spacing w:line="276" w:lineRule="auto"/>
      </w:pPr>
    </w:p>
    <w:p w14:paraId="783D7CFE" w14:textId="69F110A3" w:rsidR="00142164" w:rsidRDefault="00142164" w:rsidP="00F8005C">
      <w:pPr>
        <w:spacing w:line="276" w:lineRule="auto"/>
      </w:pPr>
    </w:p>
    <w:p w14:paraId="60181A80" w14:textId="17BD7FD0" w:rsidR="00142164" w:rsidRDefault="00142164" w:rsidP="00F8005C">
      <w:pPr>
        <w:spacing w:line="276" w:lineRule="auto"/>
      </w:pPr>
    </w:p>
    <w:p w14:paraId="5BDD03D6" w14:textId="48E90833" w:rsidR="00142164" w:rsidRDefault="00142164" w:rsidP="00F8005C">
      <w:pPr>
        <w:spacing w:line="276" w:lineRule="auto"/>
      </w:pPr>
    </w:p>
    <w:p w14:paraId="2EEC761A" w14:textId="407B9AAA" w:rsidR="00142164" w:rsidRDefault="00142164" w:rsidP="00F8005C">
      <w:pPr>
        <w:spacing w:line="276" w:lineRule="auto"/>
      </w:pPr>
    </w:p>
    <w:p w14:paraId="60E92FB7" w14:textId="6CD87604" w:rsidR="00142164" w:rsidRDefault="00142164" w:rsidP="00F8005C">
      <w:pPr>
        <w:spacing w:line="276" w:lineRule="auto"/>
      </w:pPr>
    </w:p>
    <w:p w14:paraId="47345EEE" w14:textId="3F2AA475" w:rsidR="00142164" w:rsidRDefault="00142164" w:rsidP="00F8005C">
      <w:pPr>
        <w:spacing w:line="276" w:lineRule="auto"/>
      </w:pPr>
    </w:p>
    <w:p w14:paraId="61F3E7BB" w14:textId="650DD8DB" w:rsidR="00142164" w:rsidRDefault="00142164" w:rsidP="00F8005C">
      <w:pPr>
        <w:spacing w:line="276" w:lineRule="auto"/>
      </w:pPr>
    </w:p>
    <w:p w14:paraId="5F454749" w14:textId="7FCCB3C7" w:rsidR="00142164" w:rsidRDefault="00142164" w:rsidP="00F8005C">
      <w:pPr>
        <w:spacing w:line="276" w:lineRule="auto"/>
      </w:pPr>
    </w:p>
    <w:p w14:paraId="6B19C796" w14:textId="570AADB7" w:rsidR="00142164" w:rsidRDefault="00142164" w:rsidP="00F8005C">
      <w:pPr>
        <w:spacing w:line="276" w:lineRule="auto"/>
      </w:pPr>
    </w:p>
    <w:p w14:paraId="4FB738CB" w14:textId="430AB27E" w:rsidR="00142164" w:rsidRDefault="00142164" w:rsidP="00F8005C">
      <w:pPr>
        <w:spacing w:line="276" w:lineRule="auto"/>
      </w:pPr>
    </w:p>
    <w:p w14:paraId="0C6E5116" w14:textId="7F296D24" w:rsidR="00142164" w:rsidRDefault="00142164" w:rsidP="00F8005C">
      <w:pPr>
        <w:spacing w:line="276" w:lineRule="auto"/>
      </w:pPr>
    </w:p>
    <w:p w14:paraId="734CE819" w14:textId="6871082E" w:rsidR="00142164" w:rsidRDefault="00142164" w:rsidP="00F8005C">
      <w:pPr>
        <w:spacing w:line="276" w:lineRule="auto"/>
      </w:pPr>
    </w:p>
    <w:p w14:paraId="5353CBB7" w14:textId="50BB00C0" w:rsidR="00142164" w:rsidRDefault="00142164" w:rsidP="00F8005C">
      <w:pPr>
        <w:spacing w:line="276" w:lineRule="auto"/>
      </w:pPr>
    </w:p>
    <w:p w14:paraId="3118945A" w14:textId="170008EE" w:rsidR="00142164" w:rsidRDefault="00142164" w:rsidP="00F8005C">
      <w:pPr>
        <w:spacing w:line="276" w:lineRule="auto"/>
      </w:pPr>
    </w:p>
    <w:p w14:paraId="776349D4" w14:textId="37145323" w:rsidR="00142164" w:rsidRDefault="00142164" w:rsidP="00F8005C">
      <w:pPr>
        <w:spacing w:line="276" w:lineRule="auto"/>
      </w:pPr>
    </w:p>
    <w:p w14:paraId="21C628C7" w14:textId="4A172393" w:rsidR="00142164" w:rsidRDefault="00142164" w:rsidP="00F8005C">
      <w:pPr>
        <w:spacing w:line="276" w:lineRule="auto"/>
      </w:pPr>
    </w:p>
    <w:p w14:paraId="74BC8A9A" w14:textId="001E2BBD" w:rsidR="00142164" w:rsidRDefault="00142164" w:rsidP="00F8005C">
      <w:pPr>
        <w:spacing w:line="276" w:lineRule="auto"/>
      </w:pPr>
    </w:p>
    <w:p w14:paraId="36382802" w14:textId="1DDDF5E5" w:rsidR="00142164" w:rsidRDefault="00142164" w:rsidP="00F8005C">
      <w:pPr>
        <w:spacing w:line="276" w:lineRule="auto"/>
      </w:pPr>
    </w:p>
    <w:p w14:paraId="6024CD46" w14:textId="3FDE4F89" w:rsidR="00142164" w:rsidRDefault="00142164" w:rsidP="00F8005C">
      <w:pPr>
        <w:spacing w:line="276" w:lineRule="auto"/>
      </w:pPr>
    </w:p>
    <w:p w14:paraId="4E9E0D91" w14:textId="77777777" w:rsidR="00081682" w:rsidRPr="004520B2" w:rsidRDefault="00081682" w:rsidP="00F8005C">
      <w:pPr>
        <w:spacing w:line="276" w:lineRule="auto"/>
      </w:pPr>
    </w:p>
    <w:p w14:paraId="7C9727B1" w14:textId="343AB3C7" w:rsidR="00057CC3" w:rsidRPr="00BD24D5" w:rsidRDefault="00142164" w:rsidP="00F8005C">
      <w:pPr>
        <w:pStyle w:val="TOC1"/>
        <w:tabs>
          <w:tab w:val="left" w:pos="480"/>
        </w:tabs>
        <w:spacing w:before="0" w:line="276" w:lineRule="auto"/>
        <w:jc w:val="center"/>
        <w:rPr>
          <w:i w:val="0"/>
          <w:sz w:val="32"/>
          <w:szCs w:val="32"/>
        </w:rPr>
      </w:pPr>
      <w:r w:rsidRPr="00BD24D5">
        <w:rPr>
          <w:i w:val="0"/>
          <w:sz w:val="32"/>
          <w:szCs w:val="32"/>
        </w:rPr>
        <w:t>USER</w:t>
      </w:r>
      <w:r w:rsidR="00057CC3" w:rsidRPr="00BD24D5">
        <w:rPr>
          <w:i w:val="0"/>
          <w:sz w:val="32"/>
          <w:szCs w:val="32"/>
        </w:rPr>
        <w:t xml:space="preserve"> MANUAL</w:t>
      </w:r>
    </w:p>
    <w:p w14:paraId="4DDA9D92" w14:textId="77777777" w:rsidR="00057CC3" w:rsidRPr="00BD24D5" w:rsidRDefault="00057CC3" w:rsidP="00F8005C">
      <w:pPr>
        <w:pStyle w:val="TOC1"/>
        <w:tabs>
          <w:tab w:val="left" w:pos="480"/>
        </w:tabs>
        <w:spacing w:before="0" w:line="276" w:lineRule="auto"/>
        <w:jc w:val="center"/>
        <w:rPr>
          <w:i w:val="0"/>
          <w:sz w:val="32"/>
          <w:szCs w:val="32"/>
        </w:rPr>
      </w:pPr>
    </w:p>
    <w:p w14:paraId="56DBD602" w14:textId="77777777" w:rsidR="00057CC3" w:rsidRPr="0027689A" w:rsidRDefault="00057CC3" w:rsidP="00F8005C">
      <w:pPr>
        <w:pStyle w:val="TOC1"/>
        <w:tabs>
          <w:tab w:val="left" w:pos="480"/>
        </w:tabs>
        <w:spacing w:before="0" w:line="276" w:lineRule="auto"/>
        <w:jc w:val="center"/>
        <w:rPr>
          <w:b w:val="0"/>
          <w:i w:val="0"/>
          <w:sz w:val="24"/>
          <w:szCs w:val="24"/>
        </w:rPr>
      </w:pPr>
      <w:r w:rsidRPr="00BD24D5">
        <w:rPr>
          <w:i w:val="0"/>
          <w:sz w:val="32"/>
          <w:szCs w:val="32"/>
        </w:rPr>
        <w:lastRenderedPageBreak/>
        <w:t>TABLE OF CONTENTS</w:t>
      </w:r>
    </w:p>
    <w:p w14:paraId="4AAE011D" w14:textId="77777777" w:rsidR="00057CC3" w:rsidRPr="0027689A" w:rsidRDefault="00057CC3" w:rsidP="00F8005C">
      <w:pPr>
        <w:pStyle w:val="TOC1"/>
        <w:tabs>
          <w:tab w:val="left" w:pos="480"/>
        </w:tabs>
        <w:spacing w:before="0" w:line="276" w:lineRule="auto"/>
        <w:rPr>
          <w:b w:val="0"/>
          <w:i w:val="0"/>
          <w:sz w:val="24"/>
          <w:szCs w:val="24"/>
        </w:rPr>
      </w:pPr>
    </w:p>
    <w:p w14:paraId="106D8F14" w14:textId="77777777" w:rsidR="00057CC3" w:rsidRPr="0027689A" w:rsidRDefault="00057CC3" w:rsidP="00F8005C">
      <w:pPr>
        <w:pStyle w:val="TOC1"/>
        <w:tabs>
          <w:tab w:val="left" w:pos="480"/>
        </w:tabs>
        <w:spacing w:before="0" w:line="276" w:lineRule="auto"/>
        <w:jc w:val="right"/>
        <w:rPr>
          <w:b w:val="0"/>
          <w:i w:val="0"/>
          <w:sz w:val="24"/>
          <w:szCs w:val="24"/>
        </w:rPr>
      </w:pPr>
      <w:r w:rsidRPr="0027689A">
        <w:rPr>
          <w:b w:val="0"/>
          <w:i w:val="0"/>
          <w:sz w:val="24"/>
          <w:szCs w:val="24"/>
        </w:rPr>
        <w:t>Page #</w:t>
      </w:r>
    </w:p>
    <w:p w14:paraId="5616A810" w14:textId="77777777" w:rsidR="00057CC3" w:rsidRPr="0027689A" w:rsidRDefault="00057CC3" w:rsidP="00F8005C">
      <w:pPr>
        <w:pStyle w:val="TOC1"/>
        <w:tabs>
          <w:tab w:val="left" w:pos="480"/>
        </w:tabs>
        <w:spacing w:before="0" w:line="276" w:lineRule="auto"/>
        <w:rPr>
          <w:b w:val="0"/>
          <w:i w:val="0"/>
          <w:sz w:val="24"/>
          <w:szCs w:val="24"/>
        </w:rPr>
      </w:pPr>
    </w:p>
    <w:p w14:paraId="3E3A57B0" w14:textId="44624456" w:rsidR="00057CC3" w:rsidRPr="00F62976" w:rsidRDefault="00BD0628" w:rsidP="00F8005C">
      <w:pPr>
        <w:pStyle w:val="TOC1"/>
        <w:tabs>
          <w:tab w:val="left" w:pos="480"/>
        </w:tabs>
        <w:spacing w:before="0" w:line="276" w:lineRule="auto"/>
        <w:rPr>
          <w:sz w:val="24"/>
          <w:szCs w:val="24"/>
        </w:rPr>
      </w:pPr>
      <w:r w:rsidRPr="00F62976">
        <w:rPr>
          <w:sz w:val="24"/>
          <w:szCs w:val="24"/>
        </w:rPr>
        <w:t>1.0</w:t>
      </w:r>
      <w:r w:rsidR="00FC39E0" w:rsidRPr="00F62976">
        <w:rPr>
          <w:sz w:val="24"/>
          <w:szCs w:val="24"/>
        </w:rPr>
        <w:tab/>
        <w:t>ABOUT THE SOFTWARE</w:t>
      </w:r>
      <w:r w:rsidR="00FC39E0" w:rsidRPr="00F62976">
        <w:rPr>
          <w:sz w:val="24"/>
          <w:szCs w:val="24"/>
        </w:rPr>
        <w:tab/>
        <w:t>4</w:t>
      </w:r>
    </w:p>
    <w:p w14:paraId="5F42C7AA" w14:textId="437CB7CB" w:rsidR="00057CC3" w:rsidRPr="00B30E2C" w:rsidRDefault="00FC39E0" w:rsidP="00F8005C">
      <w:pPr>
        <w:pStyle w:val="TOC1"/>
        <w:tabs>
          <w:tab w:val="left" w:pos="480"/>
        </w:tabs>
        <w:spacing w:before="0" w:line="276" w:lineRule="auto"/>
        <w:rPr>
          <w:b w:val="0"/>
          <w:sz w:val="24"/>
          <w:szCs w:val="24"/>
        </w:rPr>
      </w:pPr>
      <w:r w:rsidRPr="00B30E2C">
        <w:rPr>
          <w:b w:val="0"/>
          <w:sz w:val="24"/>
          <w:szCs w:val="24"/>
        </w:rPr>
        <w:t>1.1</w:t>
      </w:r>
      <w:r w:rsidRPr="00B30E2C">
        <w:rPr>
          <w:b w:val="0"/>
          <w:sz w:val="24"/>
          <w:szCs w:val="24"/>
        </w:rPr>
        <w:tab/>
        <w:t>Software Overview</w:t>
      </w:r>
      <w:r w:rsidRPr="00B30E2C">
        <w:rPr>
          <w:b w:val="0"/>
          <w:sz w:val="24"/>
          <w:szCs w:val="24"/>
        </w:rPr>
        <w:tab/>
        <w:t>5</w:t>
      </w:r>
    </w:p>
    <w:p w14:paraId="1FF29E99" w14:textId="21F5433D" w:rsidR="00057CC3" w:rsidRPr="00B30E2C" w:rsidRDefault="000941FF" w:rsidP="00F8005C">
      <w:pPr>
        <w:pStyle w:val="TOC1"/>
        <w:tabs>
          <w:tab w:val="left" w:pos="480"/>
        </w:tabs>
        <w:spacing w:before="0" w:line="276" w:lineRule="auto"/>
        <w:rPr>
          <w:b w:val="0"/>
          <w:sz w:val="24"/>
          <w:szCs w:val="24"/>
        </w:rPr>
      </w:pPr>
      <w:r w:rsidRPr="00B30E2C">
        <w:rPr>
          <w:b w:val="0"/>
          <w:sz w:val="24"/>
          <w:szCs w:val="24"/>
        </w:rPr>
        <w:t>1.2</w:t>
      </w:r>
      <w:r w:rsidRPr="00B30E2C">
        <w:rPr>
          <w:b w:val="0"/>
          <w:sz w:val="24"/>
          <w:szCs w:val="24"/>
        </w:rPr>
        <w:tab/>
        <w:t>Software Functions</w:t>
      </w:r>
      <w:r w:rsidRPr="00B30E2C">
        <w:rPr>
          <w:b w:val="0"/>
          <w:sz w:val="24"/>
          <w:szCs w:val="24"/>
        </w:rPr>
        <w:tab/>
        <w:t>5</w:t>
      </w:r>
    </w:p>
    <w:p w14:paraId="39BB2541" w14:textId="372346E0" w:rsidR="00057CC3" w:rsidRPr="00B30E2C" w:rsidRDefault="000941FF" w:rsidP="00F8005C">
      <w:pPr>
        <w:pStyle w:val="TOC1"/>
        <w:tabs>
          <w:tab w:val="left" w:pos="480"/>
        </w:tabs>
        <w:spacing w:before="0" w:line="276" w:lineRule="auto"/>
        <w:rPr>
          <w:b w:val="0"/>
          <w:sz w:val="24"/>
          <w:szCs w:val="24"/>
        </w:rPr>
      </w:pPr>
      <w:r w:rsidRPr="00B30E2C">
        <w:rPr>
          <w:b w:val="0"/>
          <w:sz w:val="24"/>
          <w:szCs w:val="24"/>
        </w:rPr>
        <w:t>1.3</w:t>
      </w:r>
      <w:r w:rsidRPr="00B30E2C">
        <w:rPr>
          <w:b w:val="0"/>
          <w:sz w:val="24"/>
          <w:szCs w:val="24"/>
        </w:rPr>
        <w:tab/>
        <w:t>User Interface</w:t>
      </w:r>
      <w:r w:rsidRPr="00B30E2C">
        <w:rPr>
          <w:b w:val="0"/>
          <w:sz w:val="24"/>
          <w:szCs w:val="24"/>
        </w:rPr>
        <w:tab/>
        <w:t>6</w:t>
      </w:r>
    </w:p>
    <w:p w14:paraId="5B910800" w14:textId="0E4BCFEC" w:rsidR="00057CC3" w:rsidRPr="00F62976" w:rsidRDefault="00BD0628" w:rsidP="00F8005C">
      <w:pPr>
        <w:pStyle w:val="TOC1"/>
        <w:tabs>
          <w:tab w:val="left" w:pos="480"/>
        </w:tabs>
        <w:spacing w:before="0" w:line="276" w:lineRule="auto"/>
        <w:rPr>
          <w:sz w:val="24"/>
          <w:szCs w:val="24"/>
        </w:rPr>
      </w:pPr>
      <w:r w:rsidRPr="00F62976">
        <w:rPr>
          <w:sz w:val="24"/>
          <w:szCs w:val="24"/>
        </w:rPr>
        <w:t>2.0</w:t>
      </w:r>
      <w:r w:rsidR="00A31679" w:rsidRPr="00F62976">
        <w:rPr>
          <w:sz w:val="24"/>
          <w:szCs w:val="24"/>
        </w:rPr>
        <w:tab/>
        <w:t>INITIAL SETUP &amp; INSTALLATIONS</w:t>
      </w:r>
      <w:r w:rsidR="00A31679" w:rsidRPr="00F62976">
        <w:rPr>
          <w:sz w:val="24"/>
          <w:szCs w:val="24"/>
        </w:rPr>
        <w:tab/>
        <w:t>10</w:t>
      </w:r>
    </w:p>
    <w:p w14:paraId="65ECDC96" w14:textId="577D9ABF" w:rsidR="00057CC3" w:rsidRPr="00B30E2C" w:rsidRDefault="00057CC3" w:rsidP="00F8005C">
      <w:pPr>
        <w:pStyle w:val="TOC1"/>
        <w:tabs>
          <w:tab w:val="left" w:pos="480"/>
        </w:tabs>
        <w:spacing w:before="0" w:line="276" w:lineRule="auto"/>
        <w:rPr>
          <w:b w:val="0"/>
          <w:sz w:val="24"/>
          <w:szCs w:val="24"/>
        </w:rPr>
      </w:pPr>
      <w:r w:rsidRPr="00B30E2C">
        <w:rPr>
          <w:b w:val="0"/>
          <w:sz w:val="24"/>
          <w:szCs w:val="24"/>
        </w:rPr>
        <w:t>2.1</w:t>
      </w:r>
      <w:r w:rsidRPr="00B30E2C">
        <w:rPr>
          <w:b w:val="0"/>
          <w:sz w:val="24"/>
          <w:szCs w:val="24"/>
        </w:rPr>
        <w:tab/>
        <w:t>Soft</w:t>
      </w:r>
      <w:r w:rsidR="00A31679" w:rsidRPr="00B30E2C">
        <w:rPr>
          <w:b w:val="0"/>
          <w:sz w:val="24"/>
          <w:szCs w:val="24"/>
        </w:rPr>
        <w:t>ware and Hardware Requirements</w:t>
      </w:r>
      <w:r w:rsidR="00A31679" w:rsidRPr="00B30E2C">
        <w:rPr>
          <w:b w:val="0"/>
          <w:sz w:val="24"/>
          <w:szCs w:val="24"/>
        </w:rPr>
        <w:tab/>
        <w:t>11</w:t>
      </w:r>
    </w:p>
    <w:p w14:paraId="4AD7589C" w14:textId="06D85C19" w:rsidR="00057CC3" w:rsidRPr="00B30E2C" w:rsidRDefault="00A31679" w:rsidP="00F8005C">
      <w:pPr>
        <w:pStyle w:val="TOC1"/>
        <w:tabs>
          <w:tab w:val="left" w:pos="480"/>
        </w:tabs>
        <w:spacing w:before="0" w:line="276" w:lineRule="auto"/>
        <w:rPr>
          <w:b w:val="0"/>
          <w:sz w:val="24"/>
          <w:szCs w:val="24"/>
        </w:rPr>
      </w:pPr>
      <w:r w:rsidRPr="00B30E2C">
        <w:rPr>
          <w:b w:val="0"/>
          <w:sz w:val="24"/>
          <w:szCs w:val="24"/>
        </w:rPr>
        <w:t>2.2</w:t>
      </w:r>
      <w:r w:rsidRPr="00B30E2C">
        <w:rPr>
          <w:b w:val="0"/>
          <w:sz w:val="24"/>
          <w:szCs w:val="24"/>
        </w:rPr>
        <w:tab/>
        <w:t>Acronyms and Abbreviations</w:t>
      </w:r>
      <w:r w:rsidRPr="00B30E2C">
        <w:rPr>
          <w:b w:val="0"/>
          <w:sz w:val="24"/>
          <w:szCs w:val="24"/>
        </w:rPr>
        <w:tab/>
        <w:t>15</w:t>
      </w:r>
    </w:p>
    <w:p w14:paraId="426F24A6" w14:textId="099E5458" w:rsidR="00057CC3" w:rsidRPr="00F62976" w:rsidRDefault="00BD0628" w:rsidP="00F8005C">
      <w:pPr>
        <w:pStyle w:val="TOC1"/>
        <w:tabs>
          <w:tab w:val="left" w:pos="480"/>
        </w:tabs>
        <w:spacing w:before="0" w:line="276" w:lineRule="auto"/>
        <w:rPr>
          <w:sz w:val="24"/>
          <w:szCs w:val="24"/>
        </w:rPr>
      </w:pPr>
      <w:r w:rsidRPr="00F62976">
        <w:rPr>
          <w:sz w:val="24"/>
          <w:szCs w:val="24"/>
        </w:rPr>
        <w:t>3.0</w:t>
      </w:r>
      <w:r w:rsidR="00A31679" w:rsidRPr="00F62976">
        <w:rPr>
          <w:sz w:val="24"/>
          <w:szCs w:val="24"/>
        </w:rPr>
        <w:tab/>
        <w:t>PREPARING THE INPUT FILES</w:t>
      </w:r>
      <w:r w:rsidR="00A31679" w:rsidRPr="00F62976">
        <w:rPr>
          <w:sz w:val="24"/>
          <w:szCs w:val="24"/>
        </w:rPr>
        <w:tab/>
        <w:t>16</w:t>
      </w:r>
    </w:p>
    <w:p w14:paraId="3CDDD530" w14:textId="496FF7FA" w:rsidR="00057CC3" w:rsidRPr="00B30E2C" w:rsidRDefault="00A80432" w:rsidP="00F8005C">
      <w:pPr>
        <w:pStyle w:val="TOC1"/>
        <w:tabs>
          <w:tab w:val="left" w:pos="480"/>
        </w:tabs>
        <w:spacing w:before="0" w:line="276" w:lineRule="auto"/>
        <w:rPr>
          <w:b w:val="0"/>
          <w:sz w:val="24"/>
          <w:szCs w:val="24"/>
        </w:rPr>
      </w:pPr>
      <w:r w:rsidRPr="00B30E2C">
        <w:rPr>
          <w:b w:val="0"/>
          <w:sz w:val="24"/>
          <w:szCs w:val="24"/>
        </w:rPr>
        <w:t>3.1</w:t>
      </w:r>
      <w:r w:rsidRPr="00B30E2C">
        <w:rPr>
          <w:b w:val="0"/>
          <w:sz w:val="24"/>
          <w:szCs w:val="24"/>
        </w:rPr>
        <w:tab/>
        <w:t>Short-term Count File</w:t>
      </w:r>
      <w:r w:rsidRPr="00B30E2C">
        <w:rPr>
          <w:b w:val="0"/>
          <w:sz w:val="24"/>
          <w:szCs w:val="24"/>
        </w:rPr>
        <w:tab/>
        <w:t>17</w:t>
      </w:r>
    </w:p>
    <w:p w14:paraId="254866F5" w14:textId="6FA9CF4A" w:rsidR="00057CC3" w:rsidRPr="00B30E2C" w:rsidRDefault="00057CC3" w:rsidP="00F8005C">
      <w:pPr>
        <w:pStyle w:val="TOC1"/>
        <w:tabs>
          <w:tab w:val="left" w:pos="480"/>
        </w:tabs>
        <w:spacing w:before="0" w:line="276" w:lineRule="auto"/>
        <w:rPr>
          <w:b w:val="0"/>
          <w:sz w:val="24"/>
          <w:szCs w:val="24"/>
        </w:rPr>
      </w:pPr>
      <w:r w:rsidRPr="00B30E2C">
        <w:rPr>
          <w:b w:val="0"/>
          <w:sz w:val="24"/>
          <w:szCs w:val="24"/>
        </w:rPr>
        <w:t>3.2</w:t>
      </w:r>
      <w:r w:rsidRPr="00B30E2C">
        <w:rPr>
          <w:b w:val="0"/>
          <w:sz w:val="24"/>
          <w:szCs w:val="24"/>
        </w:rPr>
        <w:tab/>
        <w:t>Function</w:t>
      </w:r>
      <w:r w:rsidR="00A80432" w:rsidRPr="00B30E2C">
        <w:rPr>
          <w:b w:val="0"/>
          <w:sz w:val="24"/>
          <w:szCs w:val="24"/>
        </w:rPr>
        <w:t>al Classification Factor File</w:t>
      </w:r>
      <w:r w:rsidR="00A80432" w:rsidRPr="00B30E2C">
        <w:rPr>
          <w:b w:val="0"/>
          <w:sz w:val="24"/>
          <w:szCs w:val="24"/>
        </w:rPr>
        <w:tab/>
        <w:t>17</w:t>
      </w:r>
    </w:p>
    <w:p w14:paraId="65A29AA5" w14:textId="3C69B1C3" w:rsidR="00057CC3" w:rsidRPr="00B30E2C" w:rsidRDefault="00A80432" w:rsidP="00F8005C">
      <w:pPr>
        <w:pStyle w:val="TOC1"/>
        <w:tabs>
          <w:tab w:val="left" w:pos="480"/>
        </w:tabs>
        <w:spacing w:before="0" w:line="276" w:lineRule="auto"/>
        <w:rPr>
          <w:b w:val="0"/>
          <w:sz w:val="24"/>
          <w:szCs w:val="24"/>
        </w:rPr>
      </w:pPr>
      <w:r w:rsidRPr="00B30E2C">
        <w:rPr>
          <w:b w:val="0"/>
          <w:sz w:val="24"/>
          <w:szCs w:val="24"/>
        </w:rPr>
        <w:t>3.3</w:t>
      </w:r>
      <w:r w:rsidRPr="00B30E2C">
        <w:rPr>
          <w:b w:val="0"/>
          <w:sz w:val="24"/>
          <w:szCs w:val="24"/>
        </w:rPr>
        <w:tab/>
        <w:t>Model Parameter File</w:t>
      </w:r>
      <w:r w:rsidRPr="00B30E2C">
        <w:rPr>
          <w:b w:val="0"/>
          <w:sz w:val="24"/>
          <w:szCs w:val="24"/>
        </w:rPr>
        <w:tab/>
        <w:t>18</w:t>
      </w:r>
    </w:p>
    <w:p w14:paraId="2A139D62" w14:textId="432D24B8" w:rsidR="00057CC3" w:rsidRPr="00B30E2C" w:rsidRDefault="00A80432" w:rsidP="00F8005C">
      <w:pPr>
        <w:pStyle w:val="TOC1"/>
        <w:tabs>
          <w:tab w:val="left" w:pos="480"/>
        </w:tabs>
        <w:spacing w:before="0" w:line="276" w:lineRule="auto"/>
        <w:rPr>
          <w:b w:val="0"/>
          <w:sz w:val="24"/>
          <w:szCs w:val="24"/>
        </w:rPr>
      </w:pPr>
      <w:r w:rsidRPr="00B30E2C">
        <w:rPr>
          <w:b w:val="0"/>
          <w:sz w:val="24"/>
          <w:szCs w:val="24"/>
        </w:rPr>
        <w:t>3.4</w:t>
      </w:r>
      <w:r w:rsidRPr="00B30E2C">
        <w:rPr>
          <w:b w:val="0"/>
          <w:sz w:val="24"/>
          <w:szCs w:val="24"/>
        </w:rPr>
        <w:tab/>
        <w:t>ATR List File</w:t>
      </w:r>
      <w:r w:rsidRPr="00B30E2C">
        <w:rPr>
          <w:b w:val="0"/>
          <w:sz w:val="24"/>
          <w:szCs w:val="24"/>
        </w:rPr>
        <w:tab/>
        <w:t>19</w:t>
      </w:r>
    </w:p>
    <w:p w14:paraId="4D899297" w14:textId="2FE1F450" w:rsidR="00057CC3" w:rsidRPr="00F62976" w:rsidRDefault="00BD0628" w:rsidP="00F8005C">
      <w:pPr>
        <w:pStyle w:val="TOC1"/>
        <w:tabs>
          <w:tab w:val="left" w:pos="480"/>
        </w:tabs>
        <w:spacing w:before="0" w:line="276" w:lineRule="auto"/>
        <w:rPr>
          <w:sz w:val="24"/>
          <w:szCs w:val="24"/>
        </w:rPr>
      </w:pPr>
      <w:r w:rsidRPr="00F62976">
        <w:rPr>
          <w:sz w:val="24"/>
          <w:szCs w:val="24"/>
        </w:rPr>
        <w:t>4.0</w:t>
      </w:r>
      <w:r w:rsidR="00505CA1" w:rsidRPr="00F62976">
        <w:rPr>
          <w:sz w:val="24"/>
          <w:szCs w:val="24"/>
        </w:rPr>
        <w:tab/>
        <w:t>AADT ESTIMATION</w:t>
      </w:r>
      <w:r w:rsidR="00505CA1" w:rsidRPr="00F62976">
        <w:rPr>
          <w:sz w:val="24"/>
          <w:szCs w:val="24"/>
        </w:rPr>
        <w:tab/>
        <w:t>20</w:t>
      </w:r>
    </w:p>
    <w:p w14:paraId="31C98A77" w14:textId="08051C5B" w:rsidR="00057CC3" w:rsidRPr="00B30E2C" w:rsidRDefault="00057CC3" w:rsidP="00F8005C">
      <w:pPr>
        <w:pStyle w:val="TOC1"/>
        <w:tabs>
          <w:tab w:val="left" w:pos="480"/>
        </w:tabs>
        <w:spacing w:before="0" w:line="276" w:lineRule="auto"/>
        <w:rPr>
          <w:b w:val="0"/>
          <w:sz w:val="24"/>
          <w:szCs w:val="24"/>
        </w:rPr>
      </w:pPr>
      <w:r w:rsidRPr="00B30E2C">
        <w:rPr>
          <w:b w:val="0"/>
          <w:sz w:val="24"/>
          <w:szCs w:val="24"/>
        </w:rPr>
        <w:t>4.1</w:t>
      </w:r>
      <w:r w:rsidRPr="00B30E2C">
        <w:rPr>
          <w:b w:val="0"/>
          <w:sz w:val="24"/>
          <w:szCs w:val="24"/>
        </w:rPr>
        <w:tab/>
        <w:t>Start</w:t>
      </w:r>
      <w:r w:rsidR="00505CA1" w:rsidRPr="00B30E2C">
        <w:rPr>
          <w:b w:val="0"/>
          <w:sz w:val="24"/>
          <w:szCs w:val="24"/>
        </w:rPr>
        <w:t xml:space="preserve"> Menu</w:t>
      </w:r>
      <w:r w:rsidR="00505CA1" w:rsidRPr="00B30E2C">
        <w:rPr>
          <w:b w:val="0"/>
          <w:sz w:val="24"/>
          <w:szCs w:val="24"/>
        </w:rPr>
        <w:tab/>
        <w:t>21</w:t>
      </w:r>
    </w:p>
    <w:p w14:paraId="1BD1C861" w14:textId="21A228DC" w:rsidR="00057CC3" w:rsidRPr="00B30E2C" w:rsidRDefault="00505CA1" w:rsidP="00F8005C">
      <w:pPr>
        <w:pStyle w:val="TOC1"/>
        <w:tabs>
          <w:tab w:val="left" w:pos="480"/>
        </w:tabs>
        <w:spacing w:before="0" w:line="276" w:lineRule="auto"/>
        <w:rPr>
          <w:b w:val="0"/>
          <w:sz w:val="24"/>
          <w:szCs w:val="24"/>
        </w:rPr>
      </w:pPr>
      <w:r w:rsidRPr="00B30E2C">
        <w:rPr>
          <w:b w:val="0"/>
          <w:sz w:val="24"/>
          <w:szCs w:val="24"/>
        </w:rPr>
        <w:t>4.2</w:t>
      </w:r>
      <w:r w:rsidRPr="00B30E2C">
        <w:rPr>
          <w:b w:val="0"/>
          <w:sz w:val="24"/>
          <w:szCs w:val="24"/>
        </w:rPr>
        <w:tab/>
        <w:t>Runtime Menu</w:t>
      </w:r>
      <w:r w:rsidRPr="00B30E2C">
        <w:rPr>
          <w:b w:val="0"/>
          <w:sz w:val="24"/>
          <w:szCs w:val="24"/>
        </w:rPr>
        <w:tab/>
        <w:t>24</w:t>
      </w:r>
    </w:p>
    <w:p w14:paraId="5A010036" w14:textId="5398FEF6" w:rsidR="00057CC3" w:rsidRPr="00B30E2C" w:rsidRDefault="00505CA1" w:rsidP="00F8005C">
      <w:pPr>
        <w:pStyle w:val="TOC1"/>
        <w:tabs>
          <w:tab w:val="left" w:pos="480"/>
        </w:tabs>
        <w:spacing w:before="0" w:line="276" w:lineRule="auto"/>
        <w:rPr>
          <w:b w:val="0"/>
          <w:sz w:val="24"/>
          <w:szCs w:val="24"/>
        </w:rPr>
      </w:pPr>
      <w:r w:rsidRPr="00B30E2C">
        <w:rPr>
          <w:b w:val="0"/>
          <w:sz w:val="24"/>
          <w:szCs w:val="24"/>
        </w:rPr>
        <w:t>4.3</w:t>
      </w:r>
      <w:r w:rsidRPr="00B30E2C">
        <w:rPr>
          <w:b w:val="0"/>
          <w:sz w:val="24"/>
          <w:szCs w:val="24"/>
        </w:rPr>
        <w:tab/>
        <w:t>Output Menu</w:t>
      </w:r>
      <w:r w:rsidRPr="00B30E2C">
        <w:rPr>
          <w:b w:val="0"/>
          <w:sz w:val="24"/>
          <w:szCs w:val="24"/>
        </w:rPr>
        <w:tab/>
        <w:t>25</w:t>
      </w:r>
    </w:p>
    <w:p w14:paraId="737202B0" w14:textId="55720681" w:rsidR="00057CC3" w:rsidRPr="00F62976" w:rsidRDefault="00BD0628" w:rsidP="00F8005C">
      <w:pPr>
        <w:pStyle w:val="TOC1"/>
        <w:tabs>
          <w:tab w:val="left" w:pos="480"/>
        </w:tabs>
        <w:spacing w:before="0" w:line="276" w:lineRule="auto"/>
        <w:rPr>
          <w:sz w:val="24"/>
          <w:szCs w:val="24"/>
        </w:rPr>
      </w:pPr>
      <w:r w:rsidRPr="00F62976">
        <w:rPr>
          <w:sz w:val="24"/>
          <w:szCs w:val="24"/>
        </w:rPr>
        <w:t>5.0</w:t>
      </w:r>
      <w:r w:rsidR="001A1E26" w:rsidRPr="00F62976">
        <w:rPr>
          <w:sz w:val="24"/>
          <w:szCs w:val="24"/>
        </w:rPr>
        <w:tab/>
        <w:t>ATR DATA COLLECTION</w:t>
      </w:r>
      <w:r w:rsidR="001A1E26" w:rsidRPr="00F62976">
        <w:rPr>
          <w:sz w:val="24"/>
          <w:szCs w:val="24"/>
        </w:rPr>
        <w:tab/>
        <w:t>2</w:t>
      </w:r>
      <w:r w:rsidR="00057CC3" w:rsidRPr="00F62976">
        <w:rPr>
          <w:sz w:val="24"/>
          <w:szCs w:val="24"/>
        </w:rPr>
        <w:t>7</w:t>
      </w:r>
    </w:p>
    <w:p w14:paraId="77DE096D" w14:textId="42FD8A47" w:rsidR="00057CC3" w:rsidRPr="00B30E2C" w:rsidRDefault="00B80A6E" w:rsidP="00F8005C">
      <w:pPr>
        <w:pStyle w:val="TOC1"/>
        <w:tabs>
          <w:tab w:val="left" w:pos="480"/>
        </w:tabs>
        <w:spacing w:before="0" w:line="276" w:lineRule="auto"/>
        <w:rPr>
          <w:b w:val="0"/>
          <w:sz w:val="24"/>
          <w:szCs w:val="24"/>
        </w:rPr>
      </w:pPr>
      <w:r w:rsidRPr="00B30E2C">
        <w:rPr>
          <w:b w:val="0"/>
          <w:sz w:val="24"/>
          <w:szCs w:val="24"/>
        </w:rPr>
        <w:t>5.1</w:t>
      </w:r>
      <w:r w:rsidRPr="00B30E2C">
        <w:rPr>
          <w:b w:val="0"/>
          <w:sz w:val="24"/>
          <w:szCs w:val="24"/>
        </w:rPr>
        <w:tab/>
        <w:t>Start Menu</w:t>
      </w:r>
      <w:r w:rsidRPr="00B30E2C">
        <w:rPr>
          <w:b w:val="0"/>
          <w:sz w:val="24"/>
          <w:szCs w:val="24"/>
        </w:rPr>
        <w:tab/>
        <w:t>2</w:t>
      </w:r>
      <w:r w:rsidR="00057CC3" w:rsidRPr="00B30E2C">
        <w:rPr>
          <w:b w:val="0"/>
          <w:sz w:val="24"/>
          <w:szCs w:val="24"/>
        </w:rPr>
        <w:t>8</w:t>
      </w:r>
    </w:p>
    <w:p w14:paraId="1C1CA598" w14:textId="563FD70F" w:rsidR="00057CC3" w:rsidRPr="00B30E2C" w:rsidRDefault="001D1A5D" w:rsidP="00F8005C">
      <w:pPr>
        <w:pStyle w:val="TOC1"/>
        <w:tabs>
          <w:tab w:val="left" w:pos="480"/>
        </w:tabs>
        <w:spacing w:before="0" w:line="276" w:lineRule="auto"/>
        <w:rPr>
          <w:b w:val="0"/>
          <w:sz w:val="24"/>
          <w:szCs w:val="24"/>
        </w:rPr>
      </w:pPr>
      <w:r w:rsidRPr="00B30E2C">
        <w:rPr>
          <w:b w:val="0"/>
          <w:sz w:val="24"/>
          <w:szCs w:val="24"/>
        </w:rPr>
        <w:t>5.2</w:t>
      </w:r>
      <w:r w:rsidRPr="00B30E2C">
        <w:rPr>
          <w:b w:val="0"/>
          <w:sz w:val="24"/>
          <w:szCs w:val="24"/>
        </w:rPr>
        <w:tab/>
        <w:t>Runtime Menu</w:t>
      </w:r>
      <w:r w:rsidRPr="00B30E2C">
        <w:rPr>
          <w:b w:val="0"/>
          <w:sz w:val="24"/>
          <w:szCs w:val="24"/>
        </w:rPr>
        <w:tab/>
        <w:t>31</w:t>
      </w:r>
    </w:p>
    <w:p w14:paraId="1209699A" w14:textId="5DE7AC67" w:rsidR="00057CC3" w:rsidRPr="00B30E2C" w:rsidRDefault="001D1A5D" w:rsidP="00F8005C">
      <w:pPr>
        <w:pStyle w:val="TOC1"/>
        <w:tabs>
          <w:tab w:val="left" w:pos="480"/>
        </w:tabs>
        <w:spacing w:before="0" w:line="276" w:lineRule="auto"/>
        <w:rPr>
          <w:b w:val="0"/>
          <w:sz w:val="24"/>
          <w:szCs w:val="24"/>
        </w:rPr>
      </w:pPr>
      <w:r w:rsidRPr="00B30E2C">
        <w:rPr>
          <w:b w:val="0"/>
          <w:sz w:val="24"/>
          <w:szCs w:val="24"/>
        </w:rPr>
        <w:t>5.3</w:t>
      </w:r>
      <w:r w:rsidRPr="00B30E2C">
        <w:rPr>
          <w:b w:val="0"/>
          <w:sz w:val="24"/>
          <w:szCs w:val="24"/>
        </w:rPr>
        <w:tab/>
        <w:t>Output Menu</w:t>
      </w:r>
      <w:r w:rsidRPr="00B30E2C">
        <w:rPr>
          <w:b w:val="0"/>
          <w:sz w:val="24"/>
          <w:szCs w:val="24"/>
        </w:rPr>
        <w:tab/>
        <w:t>32</w:t>
      </w:r>
    </w:p>
    <w:p w14:paraId="0E24E0F6" w14:textId="00E0A512" w:rsidR="00057CC3" w:rsidRPr="00784D79" w:rsidRDefault="00BD0628" w:rsidP="00F8005C">
      <w:pPr>
        <w:pStyle w:val="TOC1"/>
        <w:tabs>
          <w:tab w:val="left" w:pos="480"/>
        </w:tabs>
        <w:spacing w:before="0" w:line="276" w:lineRule="auto"/>
        <w:rPr>
          <w:sz w:val="24"/>
          <w:szCs w:val="24"/>
        </w:rPr>
      </w:pPr>
      <w:r w:rsidRPr="00784D79">
        <w:rPr>
          <w:sz w:val="24"/>
          <w:szCs w:val="24"/>
        </w:rPr>
        <w:t>6.0</w:t>
      </w:r>
      <w:r w:rsidR="001D1A5D" w:rsidRPr="00784D79">
        <w:rPr>
          <w:sz w:val="24"/>
          <w:szCs w:val="24"/>
        </w:rPr>
        <w:tab/>
        <w:t>COMMON ERRORS</w:t>
      </w:r>
      <w:r w:rsidR="001D1A5D" w:rsidRPr="00784D79">
        <w:rPr>
          <w:sz w:val="24"/>
          <w:szCs w:val="24"/>
        </w:rPr>
        <w:tab/>
        <w:t>36</w:t>
      </w:r>
    </w:p>
    <w:p w14:paraId="7A6B01B4" w14:textId="606545B9" w:rsidR="00E61631" w:rsidRPr="0027689A" w:rsidRDefault="00E61631" w:rsidP="00F8005C">
      <w:pPr>
        <w:pStyle w:val="TOC1"/>
        <w:tabs>
          <w:tab w:val="left" w:pos="480"/>
        </w:tabs>
        <w:spacing w:before="0" w:line="276" w:lineRule="auto"/>
        <w:rPr>
          <w:b w:val="0"/>
          <w:i w:val="0"/>
          <w:sz w:val="24"/>
          <w:szCs w:val="24"/>
        </w:rPr>
      </w:pPr>
    </w:p>
    <w:p w14:paraId="762D3F83" w14:textId="77777777" w:rsidR="00E61631" w:rsidRPr="0027689A" w:rsidRDefault="00E61631" w:rsidP="00F8005C">
      <w:pPr>
        <w:spacing w:line="276" w:lineRule="auto"/>
        <w:rPr>
          <w:sz w:val="24"/>
          <w:szCs w:val="24"/>
        </w:rPr>
      </w:pPr>
    </w:p>
    <w:p w14:paraId="5B36AA22" w14:textId="77777777" w:rsidR="00554D09" w:rsidRPr="0027689A" w:rsidRDefault="00554D09" w:rsidP="00F8005C">
      <w:pPr>
        <w:spacing w:line="276" w:lineRule="auto"/>
        <w:rPr>
          <w:sz w:val="24"/>
          <w:szCs w:val="24"/>
        </w:rPr>
      </w:pPr>
    </w:p>
    <w:p w14:paraId="5B29BEAE" w14:textId="77777777" w:rsidR="00554D09" w:rsidRPr="0027689A" w:rsidRDefault="00554D09" w:rsidP="00F8005C">
      <w:pPr>
        <w:spacing w:line="276" w:lineRule="auto"/>
        <w:rPr>
          <w:sz w:val="24"/>
          <w:szCs w:val="24"/>
        </w:rPr>
      </w:pPr>
    </w:p>
    <w:p w14:paraId="6B84FB5D" w14:textId="77777777" w:rsidR="00554D09" w:rsidRPr="0027689A" w:rsidRDefault="00554D09" w:rsidP="00F8005C">
      <w:pPr>
        <w:spacing w:line="276" w:lineRule="auto"/>
        <w:rPr>
          <w:sz w:val="24"/>
          <w:szCs w:val="24"/>
        </w:rPr>
      </w:pPr>
    </w:p>
    <w:p w14:paraId="67AC1D0A" w14:textId="77777777" w:rsidR="00554D09" w:rsidRPr="0027689A" w:rsidRDefault="00554D09" w:rsidP="00F8005C">
      <w:pPr>
        <w:spacing w:line="276" w:lineRule="auto"/>
        <w:rPr>
          <w:sz w:val="24"/>
          <w:szCs w:val="24"/>
        </w:rPr>
      </w:pPr>
    </w:p>
    <w:p w14:paraId="50E2E505" w14:textId="77777777" w:rsidR="00554D09" w:rsidRPr="0027689A" w:rsidRDefault="00554D09" w:rsidP="00F8005C">
      <w:pPr>
        <w:spacing w:line="276" w:lineRule="auto"/>
        <w:rPr>
          <w:sz w:val="24"/>
          <w:szCs w:val="24"/>
        </w:rPr>
      </w:pPr>
    </w:p>
    <w:p w14:paraId="2B78C93C" w14:textId="77777777" w:rsidR="00554D09" w:rsidRPr="0027689A" w:rsidRDefault="00554D09" w:rsidP="00F8005C">
      <w:pPr>
        <w:spacing w:line="276" w:lineRule="auto"/>
        <w:rPr>
          <w:sz w:val="24"/>
          <w:szCs w:val="24"/>
        </w:rPr>
      </w:pPr>
    </w:p>
    <w:p w14:paraId="53CCC329" w14:textId="77777777" w:rsidR="00554D09" w:rsidRPr="0027689A" w:rsidRDefault="00554D09" w:rsidP="00F8005C">
      <w:pPr>
        <w:spacing w:line="276" w:lineRule="auto"/>
        <w:rPr>
          <w:sz w:val="24"/>
          <w:szCs w:val="24"/>
        </w:rPr>
      </w:pPr>
    </w:p>
    <w:p w14:paraId="7167D6DB" w14:textId="77777777" w:rsidR="00554D09" w:rsidRPr="0027689A" w:rsidRDefault="00554D09" w:rsidP="00F8005C">
      <w:pPr>
        <w:spacing w:line="276" w:lineRule="auto"/>
        <w:rPr>
          <w:sz w:val="24"/>
          <w:szCs w:val="24"/>
        </w:rPr>
      </w:pPr>
    </w:p>
    <w:p w14:paraId="37AA7D08" w14:textId="77777777" w:rsidR="00554D09" w:rsidRPr="0027689A" w:rsidRDefault="00554D09" w:rsidP="00F8005C">
      <w:pPr>
        <w:spacing w:line="276" w:lineRule="auto"/>
        <w:rPr>
          <w:sz w:val="24"/>
          <w:szCs w:val="24"/>
        </w:rPr>
      </w:pPr>
    </w:p>
    <w:p w14:paraId="228B5DEC" w14:textId="77777777" w:rsidR="00554D09" w:rsidRPr="0027689A" w:rsidRDefault="00554D09" w:rsidP="00F8005C">
      <w:pPr>
        <w:spacing w:line="276" w:lineRule="auto"/>
        <w:rPr>
          <w:sz w:val="24"/>
          <w:szCs w:val="24"/>
        </w:rPr>
      </w:pPr>
    </w:p>
    <w:p w14:paraId="579EDB2F" w14:textId="77777777" w:rsidR="00554D09" w:rsidRPr="0027689A" w:rsidRDefault="00554D09" w:rsidP="00F8005C">
      <w:pPr>
        <w:spacing w:line="276" w:lineRule="auto"/>
        <w:rPr>
          <w:sz w:val="24"/>
          <w:szCs w:val="24"/>
        </w:rPr>
      </w:pPr>
    </w:p>
    <w:p w14:paraId="044B799D" w14:textId="207B4281" w:rsidR="00554D09" w:rsidRDefault="00554D09" w:rsidP="00F8005C">
      <w:pPr>
        <w:spacing w:line="276" w:lineRule="auto"/>
        <w:rPr>
          <w:sz w:val="24"/>
          <w:szCs w:val="24"/>
        </w:rPr>
      </w:pPr>
    </w:p>
    <w:p w14:paraId="33B305A3" w14:textId="75EC0F96" w:rsidR="00081682" w:rsidRDefault="00081682" w:rsidP="00F8005C">
      <w:pPr>
        <w:spacing w:line="276" w:lineRule="auto"/>
        <w:rPr>
          <w:sz w:val="24"/>
          <w:szCs w:val="24"/>
        </w:rPr>
      </w:pPr>
    </w:p>
    <w:p w14:paraId="7C1ED15E" w14:textId="4553084C" w:rsidR="00081682" w:rsidRDefault="00081682" w:rsidP="00F8005C">
      <w:pPr>
        <w:spacing w:line="276" w:lineRule="auto"/>
        <w:rPr>
          <w:sz w:val="24"/>
          <w:szCs w:val="24"/>
        </w:rPr>
      </w:pPr>
    </w:p>
    <w:p w14:paraId="1D721CE9" w14:textId="3DCBCD31" w:rsidR="00081682" w:rsidRDefault="00081682" w:rsidP="00F8005C">
      <w:pPr>
        <w:spacing w:line="276" w:lineRule="auto"/>
        <w:rPr>
          <w:sz w:val="24"/>
          <w:szCs w:val="24"/>
        </w:rPr>
      </w:pPr>
    </w:p>
    <w:p w14:paraId="4E8BB3A1" w14:textId="607717BB" w:rsidR="00081682" w:rsidRDefault="00081682" w:rsidP="00F8005C">
      <w:pPr>
        <w:spacing w:line="276" w:lineRule="auto"/>
        <w:rPr>
          <w:sz w:val="24"/>
          <w:szCs w:val="24"/>
        </w:rPr>
      </w:pPr>
    </w:p>
    <w:p w14:paraId="53D63E85" w14:textId="5D294922" w:rsidR="00081682" w:rsidRDefault="00081682" w:rsidP="00F8005C">
      <w:pPr>
        <w:spacing w:line="276" w:lineRule="auto"/>
        <w:rPr>
          <w:sz w:val="24"/>
          <w:szCs w:val="24"/>
        </w:rPr>
      </w:pPr>
    </w:p>
    <w:p w14:paraId="13E78EDF" w14:textId="77777777" w:rsidR="00081682" w:rsidRPr="0027689A" w:rsidRDefault="00081682" w:rsidP="00F8005C">
      <w:pPr>
        <w:spacing w:line="276" w:lineRule="auto"/>
        <w:rPr>
          <w:sz w:val="24"/>
          <w:szCs w:val="24"/>
        </w:rPr>
      </w:pPr>
    </w:p>
    <w:p w14:paraId="5E851FD9" w14:textId="77777777" w:rsidR="00554D09" w:rsidRPr="0027689A" w:rsidRDefault="00554D09" w:rsidP="00F8005C">
      <w:pPr>
        <w:spacing w:line="276" w:lineRule="auto"/>
        <w:rPr>
          <w:sz w:val="24"/>
          <w:szCs w:val="24"/>
        </w:rPr>
      </w:pPr>
    </w:p>
    <w:p w14:paraId="3423C14B" w14:textId="77777777" w:rsidR="00554D09" w:rsidRPr="0027689A" w:rsidRDefault="00554D09" w:rsidP="00F8005C">
      <w:pPr>
        <w:spacing w:line="276" w:lineRule="auto"/>
        <w:rPr>
          <w:sz w:val="24"/>
          <w:szCs w:val="24"/>
        </w:rPr>
      </w:pPr>
    </w:p>
    <w:p w14:paraId="5ABB1E94" w14:textId="77777777" w:rsidR="00554D09" w:rsidRPr="0027689A" w:rsidRDefault="00554D09" w:rsidP="00F8005C">
      <w:pPr>
        <w:spacing w:line="276" w:lineRule="auto"/>
        <w:rPr>
          <w:sz w:val="24"/>
          <w:szCs w:val="24"/>
        </w:rPr>
      </w:pPr>
    </w:p>
    <w:p w14:paraId="579106C8" w14:textId="77777777" w:rsidR="00554D09" w:rsidRPr="0027689A" w:rsidRDefault="00554D09" w:rsidP="00F8005C">
      <w:pPr>
        <w:spacing w:line="276" w:lineRule="auto"/>
        <w:rPr>
          <w:sz w:val="24"/>
          <w:szCs w:val="24"/>
        </w:rPr>
      </w:pPr>
    </w:p>
    <w:p w14:paraId="71BDF986" w14:textId="77777777" w:rsidR="00554D09" w:rsidRPr="0027689A" w:rsidRDefault="00554D09" w:rsidP="00F8005C">
      <w:pPr>
        <w:spacing w:line="276" w:lineRule="auto"/>
        <w:rPr>
          <w:sz w:val="24"/>
          <w:szCs w:val="24"/>
        </w:rPr>
      </w:pPr>
    </w:p>
    <w:p w14:paraId="201A85D7" w14:textId="77777777" w:rsidR="00554D09" w:rsidRPr="0027689A" w:rsidRDefault="00554D09" w:rsidP="00F8005C">
      <w:pPr>
        <w:spacing w:line="276" w:lineRule="auto"/>
        <w:rPr>
          <w:sz w:val="24"/>
          <w:szCs w:val="24"/>
        </w:rPr>
      </w:pPr>
    </w:p>
    <w:p w14:paraId="6DDA4DA6" w14:textId="1F9130BB" w:rsidR="00554D09" w:rsidRPr="0027689A" w:rsidRDefault="00554D09" w:rsidP="00F8005C">
      <w:pPr>
        <w:spacing w:line="276" w:lineRule="auto"/>
        <w:rPr>
          <w:sz w:val="24"/>
          <w:szCs w:val="24"/>
        </w:rPr>
      </w:pPr>
    </w:p>
    <w:p w14:paraId="6AE1D9F4" w14:textId="77777777" w:rsidR="00554D09" w:rsidRPr="0027689A" w:rsidRDefault="00554D09" w:rsidP="00F8005C">
      <w:pPr>
        <w:spacing w:line="276" w:lineRule="auto"/>
        <w:rPr>
          <w:sz w:val="24"/>
          <w:szCs w:val="24"/>
        </w:rPr>
      </w:pPr>
    </w:p>
    <w:p w14:paraId="75736132" w14:textId="77777777" w:rsidR="00554D09" w:rsidRPr="0027689A" w:rsidRDefault="00554D09" w:rsidP="00F8005C">
      <w:pPr>
        <w:spacing w:line="276" w:lineRule="auto"/>
        <w:rPr>
          <w:sz w:val="24"/>
          <w:szCs w:val="24"/>
        </w:rPr>
      </w:pPr>
    </w:p>
    <w:p w14:paraId="6664A93B" w14:textId="21595F7E" w:rsidR="00554D09" w:rsidRPr="0027689A" w:rsidRDefault="004C786F" w:rsidP="00F8005C">
      <w:pPr>
        <w:spacing w:line="276" w:lineRule="auto"/>
        <w:jc w:val="right"/>
        <w:rPr>
          <w:b/>
          <w:sz w:val="24"/>
          <w:szCs w:val="24"/>
        </w:rPr>
      </w:pPr>
      <w:r w:rsidRPr="0027689A">
        <w:rPr>
          <w:b/>
          <w:sz w:val="24"/>
          <w:szCs w:val="24"/>
        </w:rPr>
        <w:t>1</w:t>
      </w:r>
      <w:r w:rsidR="009B1B4E" w:rsidRPr="0027689A">
        <w:rPr>
          <w:b/>
          <w:sz w:val="24"/>
          <w:szCs w:val="24"/>
        </w:rPr>
        <w:t>.0</w:t>
      </w:r>
      <w:r w:rsidR="009B1B4E" w:rsidRPr="0027689A">
        <w:rPr>
          <w:b/>
          <w:sz w:val="24"/>
          <w:szCs w:val="24"/>
        </w:rPr>
        <w:tab/>
        <w:t>ABOUT THE SOFTWARE</w:t>
      </w:r>
    </w:p>
    <w:p w14:paraId="3EBD3631" w14:textId="20073301" w:rsidR="00554D09" w:rsidRDefault="00554D09" w:rsidP="00F8005C">
      <w:pPr>
        <w:spacing w:line="276" w:lineRule="auto"/>
        <w:rPr>
          <w:sz w:val="24"/>
          <w:szCs w:val="24"/>
        </w:rPr>
      </w:pPr>
    </w:p>
    <w:p w14:paraId="4F3C6243" w14:textId="5A928752" w:rsidR="00BD24D5" w:rsidRDefault="00BD24D5" w:rsidP="00F8005C">
      <w:pPr>
        <w:spacing w:line="276" w:lineRule="auto"/>
        <w:rPr>
          <w:sz w:val="24"/>
          <w:szCs w:val="24"/>
        </w:rPr>
      </w:pPr>
    </w:p>
    <w:p w14:paraId="425E2C9B" w14:textId="31E20BA7" w:rsidR="00BD24D5" w:rsidRDefault="00BD24D5" w:rsidP="00F8005C">
      <w:pPr>
        <w:spacing w:line="276" w:lineRule="auto"/>
        <w:rPr>
          <w:sz w:val="24"/>
          <w:szCs w:val="24"/>
        </w:rPr>
      </w:pPr>
    </w:p>
    <w:p w14:paraId="47E5DB3C" w14:textId="58187745" w:rsidR="00BD24D5" w:rsidRDefault="00BD24D5" w:rsidP="00F8005C">
      <w:pPr>
        <w:spacing w:line="276" w:lineRule="auto"/>
        <w:rPr>
          <w:sz w:val="24"/>
          <w:szCs w:val="24"/>
        </w:rPr>
      </w:pPr>
    </w:p>
    <w:p w14:paraId="3DA4702D" w14:textId="68704D94" w:rsidR="00BD24D5" w:rsidRDefault="00BD24D5" w:rsidP="00F8005C">
      <w:pPr>
        <w:spacing w:line="276" w:lineRule="auto"/>
        <w:rPr>
          <w:sz w:val="24"/>
          <w:szCs w:val="24"/>
        </w:rPr>
      </w:pPr>
    </w:p>
    <w:p w14:paraId="375D21CC" w14:textId="0AE672B1" w:rsidR="00BD24D5" w:rsidRDefault="00BD24D5" w:rsidP="00F8005C">
      <w:pPr>
        <w:spacing w:line="276" w:lineRule="auto"/>
        <w:rPr>
          <w:sz w:val="24"/>
          <w:szCs w:val="24"/>
        </w:rPr>
      </w:pPr>
    </w:p>
    <w:p w14:paraId="45CAB323" w14:textId="0C472075" w:rsidR="00BD24D5" w:rsidRDefault="00BD24D5" w:rsidP="00F8005C">
      <w:pPr>
        <w:spacing w:line="276" w:lineRule="auto"/>
        <w:rPr>
          <w:sz w:val="24"/>
          <w:szCs w:val="24"/>
        </w:rPr>
      </w:pPr>
    </w:p>
    <w:p w14:paraId="1FB4DAB5" w14:textId="7837200D" w:rsidR="00BD24D5" w:rsidRDefault="00BD24D5" w:rsidP="00F8005C">
      <w:pPr>
        <w:spacing w:line="276" w:lineRule="auto"/>
        <w:rPr>
          <w:sz w:val="24"/>
          <w:szCs w:val="24"/>
        </w:rPr>
      </w:pPr>
    </w:p>
    <w:p w14:paraId="75D58BCE" w14:textId="1C614C0F" w:rsidR="00BD24D5" w:rsidRDefault="00BD24D5" w:rsidP="00F8005C">
      <w:pPr>
        <w:spacing w:line="276" w:lineRule="auto"/>
        <w:rPr>
          <w:sz w:val="24"/>
          <w:szCs w:val="24"/>
        </w:rPr>
      </w:pPr>
    </w:p>
    <w:p w14:paraId="5BAF966B" w14:textId="7A2A5ED5" w:rsidR="00BD24D5" w:rsidRDefault="00BD24D5" w:rsidP="00F8005C">
      <w:pPr>
        <w:spacing w:line="276" w:lineRule="auto"/>
        <w:rPr>
          <w:sz w:val="24"/>
          <w:szCs w:val="24"/>
        </w:rPr>
      </w:pPr>
    </w:p>
    <w:p w14:paraId="46851B06" w14:textId="7B6A8294" w:rsidR="00BD24D5" w:rsidRDefault="00BD24D5" w:rsidP="00F8005C">
      <w:pPr>
        <w:spacing w:line="276" w:lineRule="auto"/>
        <w:rPr>
          <w:sz w:val="24"/>
          <w:szCs w:val="24"/>
        </w:rPr>
      </w:pPr>
    </w:p>
    <w:p w14:paraId="402059F5" w14:textId="3427DEF3" w:rsidR="00BD24D5" w:rsidRDefault="00BD24D5" w:rsidP="00F8005C">
      <w:pPr>
        <w:spacing w:line="276" w:lineRule="auto"/>
        <w:rPr>
          <w:sz w:val="24"/>
          <w:szCs w:val="24"/>
        </w:rPr>
      </w:pPr>
    </w:p>
    <w:p w14:paraId="78A0ED09" w14:textId="50B26D87" w:rsidR="00BD24D5" w:rsidRDefault="00BD24D5" w:rsidP="00F8005C">
      <w:pPr>
        <w:spacing w:line="276" w:lineRule="auto"/>
        <w:rPr>
          <w:sz w:val="24"/>
          <w:szCs w:val="24"/>
        </w:rPr>
      </w:pPr>
    </w:p>
    <w:p w14:paraId="6820A63D" w14:textId="479655F7" w:rsidR="00BD24D5" w:rsidRDefault="00BD24D5" w:rsidP="00F8005C">
      <w:pPr>
        <w:spacing w:line="276" w:lineRule="auto"/>
        <w:rPr>
          <w:sz w:val="24"/>
          <w:szCs w:val="24"/>
        </w:rPr>
      </w:pPr>
    </w:p>
    <w:p w14:paraId="6D6CBC78" w14:textId="7F873C54" w:rsidR="00BD24D5" w:rsidRDefault="00BD24D5" w:rsidP="00F8005C">
      <w:pPr>
        <w:spacing w:line="276" w:lineRule="auto"/>
        <w:rPr>
          <w:sz w:val="24"/>
          <w:szCs w:val="24"/>
        </w:rPr>
      </w:pPr>
    </w:p>
    <w:p w14:paraId="022262B9" w14:textId="7C31FE96" w:rsidR="00BD24D5" w:rsidRDefault="00BD24D5" w:rsidP="00F8005C">
      <w:pPr>
        <w:spacing w:line="276" w:lineRule="auto"/>
        <w:rPr>
          <w:sz w:val="24"/>
          <w:szCs w:val="24"/>
        </w:rPr>
      </w:pPr>
    </w:p>
    <w:p w14:paraId="2500C738" w14:textId="29E76A2A" w:rsidR="00BD24D5" w:rsidRDefault="00BD24D5" w:rsidP="00F8005C">
      <w:pPr>
        <w:spacing w:line="276" w:lineRule="auto"/>
        <w:rPr>
          <w:sz w:val="24"/>
          <w:szCs w:val="24"/>
        </w:rPr>
      </w:pPr>
    </w:p>
    <w:p w14:paraId="2DE0974A" w14:textId="1C18B70B" w:rsidR="00BD24D5" w:rsidRDefault="00BD24D5" w:rsidP="00F8005C">
      <w:pPr>
        <w:spacing w:line="276" w:lineRule="auto"/>
        <w:rPr>
          <w:sz w:val="24"/>
          <w:szCs w:val="24"/>
        </w:rPr>
      </w:pPr>
    </w:p>
    <w:p w14:paraId="7B13B2D2" w14:textId="1457ACD8" w:rsidR="00BD24D5" w:rsidRDefault="00BD24D5" w:rsidP="00F8005C">
      <w:pPr>
        <w:spacing w:line="276" w:lineRule="auto"/>
        <w:rPr>
          <w:sz w:val="24"/>
          <w:szCs w:val="24"/>
        </w:rPr>
      </w:pPr>
    </w:p>
    <w:p w14:paraId="35969AC1" w14:textId="3A1F915A" w:rsidR="00BD24D5" w:rsidRDefault="00BD24D5" w:rsidP="00F8005C">
      <w:pPr>
        <w:spacing w:line="276" w:lineRule="auto"/>
        <w:rPr>
          <w:ins w:id="4" w:author="Windows User" w:date="2018-09-17T20:02:00Z"/>
          <w:sz w:val="24"/>
          <w:szCs w:val="24"/>
        </w:rPr>
      </w:pPr>
    </w:p>
    <w:p w14:paraId="6817F0CD" w14:textId="463FCD81" w:rsidR="00997C2A" w:rsidRDefault="00997C2A" w:rsidP="00F8005C">
      <w:pPr>
        <w:spacing w:line="276" w:lineRule="auto"/>
        <w:rPr>
          <w:ins w:id="5" w:author="Windows User" w:date="2018-09-17T20:02:00Z"/>
          <w:sz w:val="24"/>
          <w:szCs w:val="24"/>
        </w:rPr>
      </w:pPr>
    </w:p>
    <w:p w14:paraId="18BB9D84" w14:textId="77777777" w:rsidR="00997C2A" w:rsidRDefault="00997C2A" w:rsidP="00F8005C">
      <w:pPr>
        <w:spacing w:line="276" w:lineRule="auto"/>
        <w:rPr>
          <w:sz w:val="24"/>
          <w:szCs w:val="24"/>
        </w:rPr>
      </w:pPr>
    </w:p>
    <w:p w14:paraId="051405D6" w14:textId="77777777" w:rsidR="00081682" w:rsidRPr="0027689A" w:rsidRDefault="00081682" w:rsidP="00F8005C">
      <w:pPr>
        <w:spacing w:line="276" w:lineRule="auto"/>
        <w:rPr>
          <w:sz w:val="24"/>
          <w:szCs w:val="24"/>
        </w:rPr>
      </w:pPr>
    </w:p>
    <w:p w14:paraId="3CF14D77" w14:textId="7553A378" w:rsidR="00202BE3" w:rsidRPr="00F026A7" w:rsidRDefault="00FF4172"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1</w:t>
      </w:r>
      <w:r w:rsidR="00202BE3" w:rsidRPr="0027689A">
        <w:rPr>
          <w:rFonts w:ascii="Times New Roman" w:hAnsi="Times New Roman"/>
          <w:sz w:val="24"/>
          <w:szCs w:val="24"/>
        </w:rPr>
        <w:t>.1</w:t>
      </w:r>
      <w:r w:rsidR="00202BE3" w:rsidRPr="0027689A">
        <w:rPr>
          <w:rFonts w:ascii="Times New Roman" w:hAnsi="Times New Roman"/>
          <w:sz w:val="24"/>
          <w:szCs w:val="24"/>
        </w:rPr>
        <w:tab/>
        <w:t>Software Overview</w:t>
      </w:r>
    </w:p>
    <w:p w14:paraId="3AD9F228" w14:textId="4D7520E9" w:rsidR="00202BE3" w:rsidRDefault="00202BE3" w:rsidP="00F8005C">
      <w:pPr>
        <w:spacing w:line="276" w:lineRule="auto"/>
        <w:jc w:val="both"/>
        <w:rPr>
          <w:sz w:val="24"/>
          <w:szCs w:val="24"/>
        </w:rPr>
      </w:pPr>
      <w:r w:rsidRPr="0027689A">
        <w:rPr>
          <w:sz w:val="24"/>
          <w:szCs w:val="24"/>
        </w:rPr>
        <w:t xml:space="preserve">EstimAADTion is a software designed for SCDOT to estimate Annual Average Daily Traffic (AADT) using short-term count data. SCDOT conducts short-term counts </w:t>
      </w:r>
      <w:del w:id="6" w:author="Nathan Huynh" w:date="2018-09-15T07:22:00Z">
        <w:r w:rsidRPr="0027689A" w:rsidDel="0046575D">
          <w:rPr>
            <w:sz w:val="24"/>
            <w:szCs w:val="24"/>
          </w:rPr>
          <w:delText xml:space="preserve">from </w:delText>
        </w:r>
      </w:del>
      <w:ins w:id="7" w:author="Nathan Huynh" w:date="2018-09-15T07:22:00Z">
        <w:r w:rsidR="0046575D">
          <w:rPr>
            <w:sz w:val="24"/>
            <w:szCs w:val="24"/>
          </w:rPr>
          <w:t>at</w:t>
        </w:r>
        <w:r w:rsidR="0046575D" w:rsidRPr="0027689A">
          <w:rPr>
            <w:sz w:val="24"/>
            <w:szCs w:val="24"/>
          </w:rPr>
          <w:t xml:space="preserve"> </w:t>
        </w:r>
      </w:ins>
      <w:r w:rsidRPr="0027689A">
        <w:rPr>
          <w:sz w:val="24"/>
          <w:szCs w:val="24"/>
        </w:rPr>
        <w:t>different locations in the state</w:t>
      </w:r>
      <w:ins w:id="8" w:author="Nathan Huynh" w:date="2018-09-15T07:22:00Z">
        <w:r w:rsidR="0046575D">
          <w:rPr>
            <w:sz w:val="24"/>
            <w:szCs w:val="24"/>
          </w:rPr>
          <w:t xml:space="preserve"> periodically</w:t>
        </w:r>
      </w:ins>
      <w:r w:rsidRPr="0027689A">
        <w:rPr>
          <w:sz w:val="24"/>
          <w:szCs w:val="24"/>
        </w:rPr>
        <w:t xml:space="preserve">. This software has been designed </w:t>
      </w:r>
      <w:del w:id="9" w:author="Windows User" w:date="2018-09-17T20:02:00Z">
        <w:r w:rsidRPr="0027689A" w:rsidDel="007A1B1A">
          <w:rPr>
            <w:sz w:val="24"/>
            <w:szCs w:val="24"/>
          </w:rPr>
          <w:delText>to use the</w:delText>
        </w:r>
      </w:del>
      <w:del w:id="10" w:author="Nathan Huynh" w:date="2018-09-15T07:24:00Z">
        <w:r w:rsidRPr="0027689A" w:rsidDel="0046575D">
          <w:rPr>
            <w:sz w:val="24"/>
            <w:szCs w:val="24"/>
          </w:rPr>
          <w:delText>se</w:delText>
        </w:r>
      </w:del>
      <w:del w:id="11" w:author="Windows User" w:date="2018-09-17T20:02:00Z">
        <w:r w:rsidRPr="0027689A" w:rsidDel="007A1B1A">
          <w:rPr>
            <w:sz w:val="24"/>
            <w:szCs w:val="24"/>
          </w:rPr>
          <w:delText xml:space="preserve"> short-term counts </w:delText>
        </w:r>
      </w:del>
      <w:r w:rsidRPr="0027689A">
        <w:rPr>
          <w:sz w:val="24"/>
          <w:szCs w:val="24"/>
        </w:rPr>
        <w:t xml:space="preserve">to estimate the AADT </w:t>
      </w:r>
      <w:del w:id="12" w:author="Nathan Huynh" w:date="2018-09-15T07:22:00Z">
        <w:r w:rsidRPr="0027689A" w:rsidDel="0046575D">
          <w:rPr>
            <w:sz w:val="24"/>
            <w:szCs w:val="24"/>
          </w:rPr>
          <w:delText xml:space="preserve">of </w:delText>
        </w:r>
      </w:del>
      <w:ins w:id="13" w:author="Nathan Huynh" w:date="2018-09-15T07:22:00Z">
        <w:r w:rsidR="0046575D">
          <w:rPr>
            <w:sz w:val="24"/>
            <w:szCs w:val="24"/>
          </w:rPr>
          <w:t>at</w:t>
        </w:r>
        <w:r w:rsidR="0046575D" w:rsidRPr="0027689A">
          <w:rPr>
            <w:sz w:val="24"/>
            <w:szCs w:val="24"/>
          </w:rPr>
          <w:t xml:space="preserve"> </w:t>
        </w:r>
      </w:ins>
      <w:r w:rsidRPr="0027689A">
        <w:rPr>
          <w:sz w:val="24"/>
          <w:szCs w:val="24"/>
        </w:rPr>
        <w:t>those locations</w:t>
      </w:r>
      <w:ins w:id="14" w:author="Windows User" w:date="2018-09-17T20:03:00Z">
        <w:r w:rsidR="007A1B1A">
          <w:rPr>
            <w:sz w:val="24"/>
            <w:szCs w:val="24"/>
          </w:rPr>
          <w:t xml:space="preserve"> from the short-term counts at those locations</w:t>
        </w:r>
      </w:ins>
      <w:r w:rsidRPr="0027689A">
        <w:rPr>
          <w:sz w:val="24"/>
          <w:szCs w:val="24"/>
        </w:rPr>
        <w:t>. The software uses a</w:t>
      </w:r>
      <w:ins w:id="15" w:author="Windows User" w:date="2018-09-17T20:04:00Z">
        <w:r w:rsidR="001821AC">
          <w:rPr>
            <w:sz w:val="24"/>
            <w:szCs w:val="24"/>
          </w:rPr>
          <w:t xml:space="preserve"> machine-learning (ML) model</w:t>
        </w:r>
      </w:ins>
      <w:del w:id="16" w:author="Windows User" w:date="2018-09-17T20:04:00Z">
        <w:r w:rsidRPr="0027689A" w:rsidDel="001821AC">
          <w:rPr>
            <w:sz w:val="24"/>
            <w:szCs w:val="24"/>
          </w:rPr>
          <w:delText>n artificia</w:delText>
        </w:r>
      </w:del>
      <w:del w:id="17" w:author="Windows User" w:date="2018-09-17T20:03:00Z">
        <w:r w:rsidRPr="0027689A" w:rsidDel="001821AC">
          <w:rPr>
            <w:sz w:val="24"/>
            <w:szCs w:val="24"/>
          </w:rPr>
          <w:delText>l intelligence (AI)</w:delText>
        </w:r>
      </w:del>
      <w:ins w:id="18" w:author="Windows User" w:date="2018-09-17T20:04:00Z">
        <w:r w:rsidR="001821AC">
          <w:rPr>
            <w:sz w:val="24"/>
            <w:szCs w:val="24"/>
          </w:rPr>
          <w:t xml:space="preserve"> </w:t>
        </w:r>
      </w:ins>
      <w:del w:id="19" w:author="Windows User" w:date="2018-09-17T20:04:00Z">
        <w:r w:rsidRPr="0027689A" w:rsidDel="001821AC">
          <w:rPr>
            <w:sz w:val="24"/>
            <w:szCs w:val="24"/>
          </w:rPr>
          <w:delText xml:space="preserve"> based model </w:delText>
        </w:r>
      </w:del>
      <w:del w:id="20" w:author="Nathan Huynh" w:date="2018-09-15T07:24:00Z">
        <w:r w:rsidRPr="0027689A" w:rsidDel="0046575D">
          <w:rPr>
            <w:sz w:val="24"/>
            <w:szCs w:val="24"/>
          </w:rPr>
          <w:delText xml:space="preserve">in the background </w:delText>
        </w:r>
      </w:del>
      <w:r w:rsidRPr="0027689A">
        <w:rPr>
          <w:sz w:val="24"/>
          <w:szCs w:val="24"/>
        </w:rPr>
        <w:t xml:space="preserve">to </w:t>
      </w:r>
      <w:commentRangeStart w:id="21"/>
      <w:r w:rsidRPr="0027689A">
        <w:rPr>
          <w:sz w:val="24"/>
          <w:szCs w:val="24"/>
        </w:rPr>
        <w:t>estimate the AADT</w:t>
      </w:r>
      <w:ins w:id="22" w:author="Windows User" w:date="2018-09-17T20:04:00Z">
        <w:r w:rsidR="003D4C14">
          <w:rPr>
            <w:sz w:val="24"/>
            <w:szCs w:val="24"/>
          </w:rPr>
          <w:t xml:space="preserve">. In order to </w:t>
        </w:r>
      </w:ins>
      <w:ins w:id="23" w:author="Windows User" w:date="2018-09-17T20:05:00Z">
        <w:r w:rsidR="003D4C14">
          <w:rPr>
            <w:sz w:val="24"/>
            <w:szCs w:val="24"/>
          </w:rPr>
          <w:t>estimate AADT from short-term counts, the software uses</w:t>
        </w:r>
      </w:ins>
      <w:r w:rsidRPr="0027689A">
        <w:rPr>
          <w:sz w:val="24"/>
          <w:szCs w:val="24"/>
        </w:rPr>
        <w:t xml:space="preserve"> </w:t>
      </w:r>
      <w:del w:id="24" w:author="Windows User" w:date="2018-09-17T20:05:00Z">
        <w:r w:rsidRPr="0027689A" w:rsidDel="003D4C14">
          <w:rPr>
            <w:sz w:val="24"/>
            <w:szCs w:val="24"/>
          </w:rPr>
          <w:delText xml:space="preserve">by utilizing </w:delText>
        </w:r>
      </w:del>
      <w:r w:rsidRPr="0027689A">
        <w:rPr>
          <w:sz w:val="24"/>
          <w:szCs w:val="24"/>
        </w:rPr>
        <w:t>data from permanent count stations (ATRs).</w:t>
      </w:r>
      <w:ins w:id="25" w:author="Windows User" w:date="2018-09-17T20:06:00Z">
        <w:r w:rsidR="003605DE">
          <w:rPr>
            <w:sz w:val="24"/>
            <w:szCs w:val="24"/>
          </w:rPr>
          <w:t xml:space="preserve"> </w:t>
        </w:r>
      </w:ins>
      <w:del w:id="26" w:author="Windows User" w:date="2018-09-17T20:06:00Z">
        <w:r w:rsidRPr="0027689A" w:rsidDel="003605DE">
          <w:rPr>
            <w:sz w:val="24"/>
            <w:szCs w:val="24"/>
          </w:rPr>
          <w:delText xml:space="preserve"> </w:delText>
        </w:r>
      </w:del>
      <w:commentRangeEnd w:id="21"/>
      <w:r w:rsidR="0046575D">
        <w:rPr>
          <w:rStyle w:val="CommentReference"/>
        </w:rPr>
        <w:commentReference w:id="21"/>
      </w:r>
      <w:commentRangeStart w:id="27"/>
      <w:del w:id="28" w:author="Windows User" w:date="2018-09-17T20:06:00Z">
        <w:r w:rsidRPr="0027689A" w:rsidDel="003605DE">
          <w:rPr>
            <w:sz w:val="24"/>
            <w:szCs w:val="24"/>
          </w:rPr>
          <w:delText>SCDOT</w:delText>
        </w:r>
      </w:del>
      <w:ins w:id="29" w:author="Nathan Huynh" w:date="2018-09-15T07:25:00Z">
        <w:del w:id="30" w:author="Windows User" w:date="2018-09-17T20:06:00Z">
          <w:r w:rsidR="0046575D" w:rsidDel="003605DE">
            <w:rPr>
              <w:sz w:val="24"/>
              <w:szCs w:val="24"/>
            </w:rPr>
            <w:delText xml:space="preserve"> currently</w:delText>
          </w:r>
        </w:del>
      </w:ins>
      <w:del w:id="31" w:author="Windows User" w:date="2018-09-17T20:06:00Z">
        <w:r w:rsidRPr="0027689A" w:rsidDel="003605DE">
          <w:rPr>
            <w:sz w:val="24"/>
            <w:szCs w:val="24"/>
          </w:rPr>
          <w:delText xml:space="preserve"> has 166 permanent count stations that collect hourly volume data from roads of different functional classes. </w:delText>
        </w:r>
        <w:commentRangeEnd w:id="27"/>
        <w:r w:rsidR="0046575D" w:rsidDel="003605DE">
          <w:rPr>
            <w:rStyle w:val="CommentReference"/>
          </w:rPr>
          <w:commentReference w:id="27"/>
        </w:r>
      </w:del>
      <w:r w:rsidRPr="0027689A">
        <w:rPr>
          <w:sz w:val="24"/>
          <w:szCs w:val="24"/>
        </w:rPr>
        <w:t xml:space="preserve">The software </w:t>
      </w:r>
      <w:del w:id="32" w:author="Windows User" w:date="2018-09-17T20:06:00Z">
        <w:r w:rsidRPr="0027689A" w:rsidDel="00E7281A">
          <w:rPr>
            <w:sz w:val="24"/>
            <w:szCs w:val="24"/>
          </w:rPr>
          <w:delText xml:space="preserve">also </w:delText>
        </w:r>
      </w:del>
      <w:r w:rsidRPr="0027689A">
        <w:rPr>
          <w:sz w:val="24"/>
          <w:szCs w:val="24"/>
        </w:rPr>
        <w:t xml:space="preserve">provides the capability </w:t>
      </w:r>
      <w:del w:id="33" w:author="Nathan Huynh" w:date="2018-09-15T07:26:00Z">
        <w:r w:rsidRPr="0027689A" w:rsidDel="0046575D">
          <w:rPr>
            <w:sz w:val="24"/>
            <w:szCs w:val="24"/>
          </w:rPr>
          <w:delText>of</w:delText>
        </w:r>
      </w:del>
      <w:ins w:id="34" w:author="Nathan Huynh" w:date="2018-09-15T07:26:00Z">
        <w:r w:rsidR="0046575D">
          <w:rPr>
            <w:sz w:val="24"/>
            <w:szCs w:val="24"/>
          </w:rPr>
          <w:t>to</w:t>
        </w:r>
      </w:ins>
      <w:r w:rsidRPr="0027689A">
        <w:rPr>
          <w:sz w:val="24"/>
          <w:szCs w:val="24"/>
        </w:rPr>
        <w:t xml:space="preserve"> collect</w:t>
      </w:r>
      <w:del w:id="35" w:author="Nathan Huynh" w:date="2018-09-15T07:26:00Z">
        <w:r w:rsidRPr="0027689A" w:rsidDel="0046575D">
          <w:rPr>
            <w:sz w:val="24"/>
            <w:szCs w:val="24"/>
          </w:rPr>
          <w:delText>ing</w:delText>
        </w:r>
      </w:del>
      <w:r w:rsidRPr="0027689A">
        <w:rPr>
          <w:sz w:val="24"/>
          <w:szCs w:val="24"/>
        </w:rPr>
        <w:t xml:space="preserve"> the permanent count station data from the SCDOT website </w:t>
      </w:r>
      <w:del w:id="36" w:author="Nathan Huynh" w:date="2018-09-15T07:26:00Z">
        <w:r w:rsidRPr="0027689A" w:rsidDel="0046575D">
          <w:rPr>
            <w:sz w:val="24"/>
            <w:szCs w:val="24"/>
          </w:rPr>
          <w:delText xml:space="preserve">in an </w:delText>
        </w:r>
      </w:del>
      <w:del w:id="37" w:author="Windows User" w:date="2018-09-17T20:06:00Z">
        <w:r w:rsidRPr="0027689A" w:rsidDel="00322C8C">
          <w:rPr>
            <w:sz w:val="24"/>
            <w:szCs w:val="24"/>
          </w:rPr>
          <w:delText>automat</w:delText>
        </w:r>
      </w:del>
      <w:ins w:id="38" w:author="Nathan Huynh" w:date="2018-09-15T07:26:00Z">
        <w:del w:id="39" w:author="Windows User" w:date="2018-09-17T20:06:00Z">
          <w:r w:rsidR="0046575D" w:rsidDel="00322C8C">
            <w:rPr>
              <w:sz w:val="24"/>
              <w:szCs w:val="24"/>
            </w:rPr>
            <w:delText>ically</w:delText>
          </w:r>
        </w:del>
      </w:ins>
      <w:del w:id="40" w:author="Windows User" w:date="2018-09-17T20:06:00Z">
        <w:r w:rsidRPr="0027689A" w:rsidDel="00322C8C">
          <w:rPr>
            <w:sz w:val="24"/>
            <w:szCs w:val="24"/>
          </w:rPr>
          <w:delText>ed way for ease of us</w:delText>
        </w:r>
      </w:del>
      <w:del w:id="41" w:author="Nathan Huynh" w:date="2018-09-15T07:27:00Z">
        <w:r w:rsidRPr="0027689A" w:rsidDel="0046575D">
          <w:rPr>
            <w:sz w:val="24"/>
            <w:szCs w:val="24"/>
          </w:rPr>
          <w:delText>e</w:delText>
        </w:r>
      </w:del>
      <w:ins w:id="42" w:author="Nathan Huynh" w:date="2018-09-15T07:27:00Z">
        <w:del w:id="43" w:author="Windows User" w:date="2018-09-17T20:06:00Z">
          <w:r w:rsidR="0046575D" w:rsidDel="00322C8C">
            <w:rPr>
              <w:sz w:val="24"/>
              <w:szCs w:val="24"/>
            </w:rPr>
            <w:delText xml:space="preserve"> </w:delText>
          </w:r>
        </w:del>
        <w:r w:rsidR="0046575D">
          <w:rPr>
            <w:sz w:val="24"/>
            <w:szCs w:val="24"/>
          </w:rPr>
          <w:t>to facilitate the use of</w:t>
        </w:r>
      </w:ins>
      <w:ins w:id="44" w:author="Windows User" w:date="2018-09-17T20:12:00Z">
        <w:r w:rsidR="00FC3990">
          <w:rPr>
            <w:sz w:val="24"/>
            <w:szCs w:val="24"/>
          </w:rPr>
          <w:t xml:space="preserve"> the</w:t>
        </w:r>
      </w:ins>
      <w:ins w:id="45" w:author="Windows User" w:date="2018-09-17T20:13:00Z">
        <w:r w:rsidR="00FC3990">
          <w:rPr>
            <w:sz w:val="24"/>
            <w:szCs w:val="24"/>
          </w:rPr>
          <w:t xml:space="preserve"> permanent count stations</w:t>
        </w:r>
      </w:ins>
      <w:ins w:id="46" w:author="Nathan Huynh" w:date="2018-09-15T07:27:00Z">
        <w:del w:id="47" w:author="Windows User" w:date="2018-09-17T20:12:00Z">
          <w:r w:rsidR="0046575D" w:rsidDel="00FC3990">
            <w:rPr>
              <w:sz w:val="24"/>
              <w:szCs w:val="24"/>
            </w:rPr>
            <w:delText xml:space="preserve"> the software</w:delText>
          </w:r>
        </w:del>
      </w:ins>
      <w:r w:rsidRPr="0027689A">
        <w:rPr>
          <w:sz w:val="24"/>
          <w:szCs w:val="24"/>
        </w:rPr>
        <w:t>. The software has been implemented using C# in Visual Studio.</w:t>
      </w:r>
    </w:p>
    <w:p w14:paraId="0904159F" w14:textId="77777777" w:rsidR="00F026A7" w:rsidRPr="0027689A" w:rsidRDefault="00F026A7" w:rsidP="00F8005C">
      <w:pPr>
        <w:spacing w:line="276" w:lineRule="auto"/>
        <w:jc w:val="both"/>
        <w:rPr>
          <w:b/>
          <w:sz w:val="24"/>
          <w:szCs w:val="24"/>
        </w:rPr>
      </w:pPr>
    </w:p>
    <w:p w14:paraId="1C952729" w14:textId="2E707F25" w:rsidR="00554D09" w:rsidRPr="00F026A7" w:rsidRDefault="00FF4172"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1.2</w:t>
      </w:r>
      <w:r w:rsidR="00202BE3" w:rsidRPr="0027689A">
        <w:rPr>
          <w:rFonts w:ascii="Times New Roman" w:hAnsi="Times New Roman"/>
          <w:sz w:val="24"/>
          <w:szCs w:val="24"/>
        </w:rPr>
        <w:tab/>
        <w:t>Software Functions</w:t>
      </w:r>
    </w:p>
    <w:p w14:paraId="210C13A2" w14:textId="2CCA7E77" w:rsidR="00554D09" w:rsidRDefault="00554D09" w:rsidP="00F8005C">
      <w:pPr>
        <w:spacing w:line="276" w:lineRule="auto"/>
        <w:jc w:val="both"/>
        <w:rPr>
          <w:sz w:val="24"/>
          <w:szCs w:val="24"/>
        </w:rPr>
      </w:pPr>
      <w:r w:rsidRPr="0027689A">
        <w:rPr>
          <w:sz w:val="24"/>
          <w:szCs w:val="24"/>
        </w:rPr>
        <w:t>This software is capable of performing two functions: AADT estimation and ATR Data Collection.</w:t>
      </w:r>
    </w:p>
    <w:p w14:paraId="6F6274C4" w14:textId="77777777" w:rsidR="00F026A7" w:rsidRPr="0027689A" w:rsidRDefault="00F026A7" w:rsidP="00F8005C">
      <w:pPr>
        <w:spacing w:line="276" w:lineRule="auto"/>
        <w:jc w:val="both"/>
        <w:rPr>
          <w:sz w:val="24"/>
          <w:szCs w:val="24"/>
        </w:rPr>
      </w:pPr>
    </w:p>
    <w:p w14:paraId="7F5117BC" w14:textId="354AC869" w:rsidR="00554D09" w:rsidRPr="00F026A7"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1.2</w:t>
      </w:r>
      <w:r w:rsidR="00554D09" w:rsidRPr="0027689A">
        <w:rPr>
          <w:rFonts w:ascii="Times New Roman" w:hAnsi="Times New Roman"/>
          <w:szCs w:val="24"/>
        </w:rPr>
        <w:t>.1</w:t>
      </w:r>
      <w:r w:rsidR="00554D09" w:rsidRPr="0027689A">
        <w:rPr>
          <w:rFonts w:ascii="Times New Roman" w:hAnsi="Times New Roman"/>
          <w:szCs w:val="24"/>
        </w:rPr>
        <w:tab/>
        <w:t xml:space="preserve">AADT Estimation </w:t>
      </w:r>
    </w:p>
    <w:p w14:paraId="65088074" w14:textId="3A2D25EF" w:rsidR="00554D09" w:rsidRPr="0027689A" w:rsidRDefault="00554D09" w:rsidP="00F8005C">
      <w:pPr>
        <w:spacing w:line="276" w:lineRule="auto"/>
        <w:jc w:val="both"/>
        <w:rPr>
          <w:sz w:val="24"/>
          <w:szCs w:val="24"/>
        </w:rPr>
      </w:pPr>
      <w:r w:rsidRPr="0027689A">
        <w:rPr>
          <w:sz w:val="24"/>
          <w:szCs w:val="24"/>
        </w:rPr>
        <w:t xml:space="preserve">AADT Estimation is the primary function of the software. The user needs to provide several inputs to the software. The </w:t>
      </w:r>
      <w:ins w:id="48" w:author="Nathan Huynh" w:date="2018-09-15T07:28:00Z">
        <w:r w:rsidR="0046575D">
          <w:rPr>
            <w:sz w:val="24"/>
            <w:szCs w:val="24"/>
          </w:rPr>
          <w:t xml:space="preserve">required </w:t>
        </w:r>
      </w:ins>
      <w:r w:rsidRPr="0027689A">
        <w:rPr>
          <w:sz w:val="24"/>
          <w:szCs w:val="24"/>
        </w:rPr>
        <w:t>inputs are:</w:t>
      </w:r>
    </w:p>
    <w:p w14:paraId="1234D768" w14:textId="77777777" w:rsidR="00554D09" w:rsidRPr="0027689A" w:rsidRDefault="00554D09" w:rsidP="00F8005C">
      <w:pPr>
        <w:pStyle w:val="ListParagraph"/>
        <w:numPr>
          <w:ilvl w:val="0"/>
          <w:numId w:val="6"/>
        </w:numPr>
        <w:spacing w:line="276" w:lineRule="auto"/>
        <w:jc w:val="both"/>
        <w:rPr>
          <w:sz w:val="24"/>
          <w:szCs w:val="24"/>
        </w:rPr>
      </w:pPr>
      <w:r w:rsidRPr="0027689A">
        <w:rPr>
          <w:sz w:val="24"/>
          <w:szCs w:val="24"/>
        </w:rPr>
        <w:t>List of ATRs and their functional classes</w:t>
      </w:r>
    </w:p>
    <w:p w14:paraId="10386E87" w14:textId="3CCE144A" w:rsidR="00554D09" w:rsidRPr="0027689A" w:rsidRDefault="00554D09" w:rsidP="00F8005C">
      <w:pPr>
        <w:pStyle w:val="ListParagraph"/>
        <w:numPr>
          <w:ilvl w:val="0"/>
          <w:numId w:val="6"/>
        </w:numPr>
        <w:spacing w:line="276" w:lineRule="auto"/>
        <w:jc w:val="both"/>
        <w:rPr>
          <w:sz w:val="24"/>
          <w:szCs w:val="24"/>
        </w:rPr>
      </w:pPr>
      <w:commentRangeStart w:id="49"/>
      <w:r w:rsidRPr="0027689A">
        <w:rPr>
          <w:sz w:val="24"/>
          <w:szCs w:val="24"/>
        </w:rPr>
        <w:t>Short-term count</w:t>
      </w:r>
      <w:ins w:id="50" w:author="Windows User" w:date="2018-09-17T20:16:00Z">
        <w:r w:rsidR="0093505E">
          <w:rPr>
            <w:sz w:val="24"/>
            <w:szCs w:val="24"/>
          </w:rPr>
          <w:t>s</w:t>
        </w:r>
      </w:ins>
      <w:del w:id="51" w:author="Windows User" w:date="2018-09-17T20:16:00Z">
        <w:r w:rsidRPr="0027689A" w:rsidDel="00982153">
          <w:rPr>
            <w:sz w:val="24"/>
            <w:szCs w:val="24"/>
          </w:rPr>
          <w:delText>s of any year</w:delText>
        </w:r>
        <w:commentRangeEnd w:id="49"/>
        <w:r w:rsidR="0046575D" w:rsidDel="00982153">
          <w:rPr>
            <w:rStyle w:val="CommentReference"/>
          </w:rPr>
          <w:commentReference w:id="49"/>
        </w:r>
      </w:del>
    </w:p>
    <w:p w14:paraId="5FF4D7EE" w14:textId="77777777" w:rsidR="00554D09" w:rsidRPr="0027689A" w:rsidRDefault="00554D09" w:rsidP="00F8005C">
      <w:pPr>
        <w:pStyle w:val="ListParagraph"/>
        <w:numPr>
          <w:ilvl w:val="0"/>
          <w:numId w:val="6"/>
        </w:numPr>
        <w:spacing w:line="276" w:lineRule="auto"/>
        <w:jc w:val="both"/>
        <w:rPr>
          <w:sz w:val="24"/>
          <w:szCs w:val="24"/>
        </w:rPr>
      </w:pPr>
      <w:r w:rsidRPr="0027689A">
        <w:rPr>
          <w:sz w:val="24"/>
          <w:szCs w:val="24"/>
        </w:rPr>
        <w:t>ATR Data of that year</w:t>
      </w:r>
    </w:p>
    <w:p w14:paraId="4F0CA9B7" w14:textId="77777777" w:rsidR="00554D09" w:rsidRPr="0027689A" w:rsidRDefault="00554D09" w:rsidP="00F8005C">
      <w:pPr>
        <w:pStyle w:val="ListParagraph"/>
        <w:numPr>
          <w:ilvl w:val="0"/>
          <w:numId w:val="6"/>
        </w:numPr>
        <w:spacing w:line="276" w:lineRule="auto"/>
        <w:jc w:val="both"/>
        <w:rPr>
          <w:sz w:val="24"/>
          <w:szCs w:val="24"/>
        </w:rPr>
      </w:pPr>
      <w:r w:rsidRPr="0027689A">
        <w:rPr>
          <w:sz w:val="24"/>
          <w:szCs w:val="24"/>
        </w:rPr>
        <w:t>Functional classification factors</w:t>
      </w:r>
    </w:p>
    <w:p w14:paraId="33D7ACAB" w14:textId="5341C5FA" w:rsidR="00554D09" w:rsidRDefault="00554D09" w:rsidP="00F8005C">
      <w:pPr>
        <w:pStyle w:val="ListParagraph"/>
        <w:numPr>
          <w:ilvl w:val="0"/>
          <w:numId w:val="6"/>
        </w:numPr>
        <w:spacing w:line="276" w:lineRule="auto"/>
        <w:jc w:val="both"/>
        <w:rPr>
          <w:ins w:id="52" w:author="Windows User" w:date="2018-09-17T20:16:00Z"/>
          <w:sz w:val="24"/>
          <w:szCs w:val="24"/>
        </w:rPr>
      </w:pPr>
      <w:r w:rsidRPr="0027689A">
        <w:rPr>
          <w:sz w:val="24"/>
          <w:szCs w:val="24"/>
        </w:rPr>
        <w:t>Model Parameters</w:t>
      </w:r>
    </w:p>
    <w:p w14:paraId="1D54FC90" w14:textId="1FAC67E5" w:rsidR="005E18F2" w:rsidRPr="0027689A" w:rsidRDefault="005E18F2" w:rsidP="00F8005C">
      <w:pPr>
        <w:pStyle w:val="ListParagraph"/>
        <w:numPr>
          <w:ilvl w:val="0"/>
          <w:numId w:val="6"/>
        </w:numPr>
        <w:spacing w:line="276" w:lineRule="auto"/>
        <w:jc w:val="both"/>
        <w:rPr>
          <w:sz w:val="24"/>
          <w:szCs w:val="24"/>
        </w:rPr>
      </w:pPr>
      <w:ins w:id="53" w:author="Windows User" w:date="2018-09-17T20:16:00Z">
        <w:r>
          <w:rPr>
            <w:sz w:val="24"/>
            <w:szCs w:val="24"/>
          </w:rPr>
          <w:t xml:space="preserve">Growth factor </w:t>
        </w:r>
      </w:ins>
      <w:ins w:id="54" w:author="Windows User" w:date="2018-09-17T20:17:00Z">
        <w:r>
          <w:rPr>
            <w:sz w:val="24"/>
            <w:szCs w:val="24"/>
          </w:rPr>
          <w:t xml:space="preserve">(to project </w:t>
        </w:r>
        <w:r w:rsidR="00D232DC">
          <w:rPr>
            <w:sz w:val="24"/>
            <w:szCs w:val="24"/>
          </w:rPr>
          <w:t>short-term count</w:t>
        </w:r>
      </w:ins>
      <w:ins w:id="55" w:author="Windows User" w:date="2018-09-17T20:19:00Z">
        <w:r w:rsidR="000F2699">
          <w:rPr>
            <w:sz w:val="24"/>
            <w:szCs w:val="24"/>
          </w:rPr>
          <w:t xml:space="preserve"> </w:t>
        </w:r>
      </w:ins>
      <w:ins w:id="56" w:author="Windows User" w:date="2018-09-17T20:17:00Z">
        <w:r>
          <w:rPr>
            <w:sz w:val="24"/>
            <w:szCs w:val="24"/>
          </w:rPr>
          <w:t>to current year)</w:t>
        </w:r>
      </w:ins>
    </w:p>
    <w:p w14:paraId="7407F821" w14:textId="77777777" w:rsidR="00554D09" w:rsidRPr="0027689A" w:rsidRDefault="00554D09" w:rsidP="00F8005C">
      <w:pPr>
        <w:spacing w:line="276" w:lineRule="auto"/>
        <w:jc w:val="both"/>
        <w:rPr>
          <w:sz w:val="24"/>
          <w:szCs w:val="24"/>
        </w:rPr>
      </w:pPr>
    </w:p>
    <w:p w14:paraId="70C70C49" w14:textId="641B64FF" w:rsidR="00554D09" w:rsidRPr="0027689A" w:rsidRDefault="00554D09" w:rsidP="00F8005C">
      <w:pPr>
        <w:spacing w:line="276" w:lineRule="auto"/>
        <w:jc w:val="both"/>
        <w:rPr>
          <w:sz w:val="24"/>
          <w:szCs w:val="24"/>
        </w:rPr>
      </w:pPr>
      <w:r w:rsidRPr="0027689A">
        <w:rPr>
          <w:sz w:val="24"/>
          <w:szCs w:val="24"/>
        </w:rPr>
        <w:t xml:space="preserve">The software </w:t>
      </w:r>
      <w:commentRangeStart w:id="57"/>
      <w:r w:rsidRPr="0027689A">
        <w:rPr>
          <w:sz w:val="24"/>
          <w:szCs w:val="24"/>
        </w:rPr>
        <w:t>uses a machine</w:t>
      </w:r>
      <w:ins w:id="58" w:author="Windows User" w:date="2018-09-17T20:19:00Z">
        <w:r w:rsidR="009A61C0">
          <w:rPr>
            <w:sz w:val="24"/>
            <w:szCs w:val="24"/>
          </w:rPr>
          <w:t>-</w:t>
        </w:r>
      </w:ins>
      <w:del w:id="59" w:author="Windows User" w:date="2018-09-17T20:19:00Z">
        <w:r w:rsidRPr="0027689A" w:rsidDel="009A61C0">
          <w:rPr>
            <w:sz w:val="24"/>
            <w:szCs w:val="24"/>
          </w:rPr>
          <w:delText xml:space="preserve"> </w:delText>
        </w:r>
      </w:del>
      <w:r w:rsidRPr="0027689A">
        <w:rPr>
          <w:sz w:val="24"/>
          <w:szCs w:val="24"/>
        </w:rPr>
        <w:t xml:space="preserve">learning based </w:t>
      </w:r>
      <w:commentRangeEnd w:id="57"/>
      <w:r w:rsidR="0046575D">
        <w:rPr>
          <w:rStyle w:val="CommentReference"/>
        </w:rPr>
        <w:commentReference w:id="57"/>
      </w:r>
      <w:r w:rsidRPr="0027689A">
        <w:rPr>
          <w:sz w:val="24"/>
          <w:szCs w:val="24"/>
        </w:rPr>
        <w:t xml:space="preserve">predictive model to estimate the AADT from short-term counts. The machine-learning method used in the software is Support Vector Regression (SVR). The SVR model has been implemented using the open source LIBSVM library. </w:t>
      </w:r>
      <w:commentRangeStart w:id="60"/>
      <w:r w:rsidRPr="0027689A">
        <w:rPr>
          <w:sz w:val="24"/>
          <w:szCs w:val="24"/>
        </w:rPr>
        <w:t xml:space="preserve">The SVR model uses the ATR data of </w:t>
      </w:r>
      <w:ins w:id="61" w:author="Windows User" w:date="2018-09-17T20:20:00Z">
        <w:r w:rsidR="00224228">
          <w:rPr>
            <w:sz w:val="24"/>
            <w:szCs w:val="24"/>
          </w:rPr>
          <w:t>a specific</w:t>
        </w:r>
      </w:ins>
      <w:del w:id="62" w:author="Windows User" w:date="2018-09-17T20:20:00Z">
        <w:r w:rsidRPr="0027689A" w:rsidDel="00224228">
          <w:rPr>
            <w:sz w:val="24"/>
            <w:szCs w:val="24"/>
          </w:rPr>
          <w:delText>that</w:delText>
        </w:r>
      </w:del>
      <w:r w:rsidRPr="0027689A">
        <w:rPr>
          <w:sz w:val="24"/>
          <w:szCs w:val="24"/>
        </w:rPr>
        <w:t xml:space="preserve"> year to train the model, </w:t>
      </w:r>
      <w:del w:id="63" w:author="Nathan Huynh" w:date="2018-09-15T07:32:00Z">
        <w:r w:rsidRPr="0027689A" w:rsidDel="00762D28">
          <w:rPr>
            <w:sz w:val="24"/>
            <w:szCs w:val="24"/>
          </w:rPr>
          <w:delText xml:space="preserve">calculate </w:delText>
        </w:r>
      </w:del>
      <w:ins w:id="64" w:author="Nathan Huynh" w:date="2018-09-15T07:32:00Z">
        <w:r w:rsidR="00762D28">
          <w:rPr>
            <w:sz w:val="24"/>
            <w:szCs w:val="24"/>
          </w:rPr>
          <w:t>determine</w:t>
        </w:r>
      </w:ins>
      <w:ins w:id="65" w:author="Windows User" w:date="2018-09-17T20:21:00Z">
        <w:r w:rsidR="00F954D6">
          <w:rPr>
            <w:sz w:val="24"/>
            <w:szCs w:val="24"/>
          </w:rPr>
          <w:t>s</w:t>
        </w:r>
      </w:ins>
      <w:ins w:id="66" w:author="Nathan Huynh" w:date="2018-09-15T07:32:00Z">
        <w:r w:rsidR="00762D28" w:rsidRPr="0027689A">
          <w:rPr>
            <w:sz w:val="24"/>
            <w:szCs w:val="24"/>
          </w:rPr>
          <w:t xml:space="preserve"> </w:t>
        </w:r>
      </w:ins>
      <w:r w:rsidRPr="0027689A">
        <w:rPr>
          <w:sz w:val="24"/>
          <w:szCs w:val="24"/>
        </w:rPr>
        <w:t>the model parameters, and estimate</w:t>
      </w:r>
      <w:ins w:id="67" w:author="Windows User" w:date="2018-09-17T20:22:00Z">
        <w:r w:rsidR="00451C0B">
          <w:rPr>
            <w:sz w:val="24"/>
            <w:szCs w:val="24"/>
          </w:rPr>
          <w:t>s</w:t>
        </w:r>
      </w:ins>
      <w:r w:rsidRPr="0027689A">
        <w:rPr>
          <w:sz w:val="24"/>
          <w:szCs w:val="24"/>
        </w:rPr>
        <w:t xml:space="preserve"> the AADT </w:t>
      </w:r>
      <w:del w:id="68" w:author="Nathan Huynh" w:date="2018-09-15T07:32:00Z">
        <w:r w:rsidRPr="0027689A" w:rsidDel="00762D28">
          <w:rPr>
            <w:sz w:val="24"/>
            <w:szCs w:val="24"/>
          </w:rPr>
          <w:delText xml:space="preserve">from </w:delText>
        </w:r>
      </w:del>
      <w:ins w:id="69" w:author="Windows User" w:date="2018-09-17T20:20:00Z">
        <w:r w:rsidR="00AB305E">
          <w:rPr>
            <w:sz w:val="24"/>
            <w:szCs w:val="24"/>
          </w:rPr>
          <w:t>using</w:t>
        </w:r>
      </w:ins>
      <w:ins w:id="70" w:author="Nathan Huynh" w:date="2018-09-15T07:32:00Z">
        <w:del w:id="71" w:author="Windows User" w:date="2018-09-17T20:20:00Z">
          <w:r w:rsidR="00762D28" w:rsidDel="00AB305E">
            <w:rPr>
              <w:sz w:val="24"/>
              <w:szCs w:val="24"/>
            </w:rPr>
            <w:delText xml:space="preserve">using </w:delText>
          </w:r>
        </w:del>
      </w:ins>
      <w:del w:id="72" w:author="Windows User" w:date="2018-09-17T20:20:00Z">
        <w:r w:rsidRPr="0027689A" w:rsidDel="00AB305E">
          <w:rPr>
            <w:sz w:val="24"/>
            <w:szCs w:val="24"/>
          </w:rPr>
          <w:delText>the</w:delText>
        </w:r>
      </w:del>
      <w:r w:rsidRPr="0027689A">
        <w:rPr>
          <w:sz w:val="24"/>
          <w:szCs w:val="24"/>
        </w:rPr>
        <w:t xml:space="preserve"> short-term counts</w:t>
      </w:r>
      <w:ins w:id="73" w:author="Windows User" w:date="2018-09-17T20:20:00Z">
        <w:r w:rsidR="00AB305E">
          <w:rPr>
            <w:sz w:val="24"/>
            <w:szCs w:val="24"/>
          </w:rPr>
          <w:t xml:space="preserve"> as inputs</w:t>
        </w:r>
      </w:ins>
      <w:r w:rsidRPr="0027689A">
        <w:rPr>
          <w:sz w:val="24"/>
          <w:szCs w:val="24"/>
        </w:rPr>
        <w:t xml:space="preserve">. </w:t>
      </w:r>
      <w:commentRangeEnd w:id="60"/>
      <w:r w:rsidR="00762D28">
        <w:rPr>
          <w:rStyle w:val="CommentReference"/>
        </w:rPr>
        <w:commentReference w:id="60"/>
      </w:r>
    </w:p>
    <w:p w14:paraId="1F2F47EE" w14:textId="77777777" w:rsidR="00554D09" w:rsidRPr="0027689A" w:rsidRDefault="00554D09" w:rsidP="00F8005C">
      <w:pPr>
        <w:spacing w:line="276" w:lineRule="auto"/>
        <w:jc w:val="both"/>
        <w:rPr>
          <w:sz w:val="24"/>
          <w:szCs w:val="24"/>
        </w:rPr>
      </w:pPr>
    </w:p>
    <w:p w14:paraId="73E72F3A" w14:textId="74310728" w:rsidR="00554D09" w:rsidRDefault="00554D09" w:rsidP="00F8005C">
      <w:pPr>
        <w:spacing w:line="276" w:lineRule="auto"/>
        <w:jc w:val="both"/>
        <w:rPr>
          <w:sz w:val="24"/>
          <w:szCs w:val="24"/>
        </w:rPr>
      </w:pPr>
      <w:r w:rsidRPr="0027689A">
        <w:rPr>
          <w:sz w:val="24"/>
          <w:szCs w:val="24"/>
        </w:rPr>
        <w:t xml:space="preserve">The list of ATRs and functional class information </w:t>
      </w:r>
      <w:del w:id="74" w:author="Nathan Huynh" w:date="2018-09-15T07:34:00Z">
        <w:r w:rsidRPr="0027689A" w:rsidDel="00762D28">
          <w:rPr>
            <w:sz w:val="24"/>
            <w:szCs w:val="24"/>
          </w:rPr>
          <w:delText xml:space="preserve">is </w:delText>
        </w:r>
      </w:del>
      <w:ins w:id="75" w:author="Nathan Huynh" w:date="2018-09-15T07:34:00Z">
        <w:r w:rsidR="00762D28">
          <w:rPr>
            <w:sz w:val="24"/>
            <w:szCs w:val="24"/>
          </w:rPr>
          <w:t>are</w:t>
        </w:r>
        <w:r w:rsidR="00762D28" w:rsidRPr="0027689A">
          <w:rPr>
            <w:sz w:val="24"/>
            <w:szCs w:val="24"/>
          </w:rPr>
          <w:t xml:space="preserve"> </w:t>
        </w:r>
      </w:ins>
      <w:r w:rsidRPr="0027689A">
        <w:rPr>
          <w:sz w:val="24"/>
          <w:szCs w:val="24"/>
        </w:rPr>
        <w:t xml:space="preserve">used to form three major road groups: </w:t>
      </w:r>
      <w:commentRangeStart w:id="76"/>
      <w:r w:rsidRPr="0027689A">
        <w:rPr>
          <w:sz w:val="24"/>
          <w:szCs w:val="24"/>
        </w:rPr>
        <w:t>interstate, arterial and collecto</w:t>
      </w:r>
      <w:ins w:id="77" w:author="Windows User" w:date="2018-09-17T20:26:00Z">
        <w:r w:rsidR="006E1AF0">
          <w:rPr>
            <w:sz w:val="24"/>
            <w:szCs w:val="24"/>
          </w:rPr>
          <w:t>r (this group includes collectors and local roads).</w:t>
        </w:r>
      </w:ins>
      <w:del w:id="78" w:author="Windows User" w:date="2018-09-17T20:26:00Z">
        <w:r w:rsidRPr="0027689A" w:rsidDel="006E1AF0">
          <w:rPr>
            <w:sz w:val="24"/>
            <w:szCs w:val="24"/>
          </w:rPr>
          <w:delText>r</w:delText>
        </w:r>
        <w:commentRangeEnd w:id="76"/>
        <w:r w:rsidR="00762D28" w:rsidDel="006E1AF0">
          <w:rPr>
            <w:rStyle w:val="CommentReference"/>
          </w:rPr>
          <w:commentReference w:id="76"/>
        </w:r>
        <w:r w:rsidRPr="0027689A" w:rsidDel="006E1AF0">
          <w:rPr>
            <w:sz w:val="24"/>
            <w:szCs w:val="24"/>
          </w:rPr>
          <w:delText>.</w:delText>
        </w:r>
      </w:del>
      <w:r w:rsidRPr="0027689A">
        <w:rPr>
          <w:sz w:val="24"/>
          <w:szCs w:val="24"/>
        </w:rPr>
        <w:t xml:space="preserve"> If the ATR data has been used previously in the model, then the model </w:t>
      </w:r>
      <w:ins w:id="79" w:author="Nathan Huynh" w:date="2018-09-15T07:34:00Z">
        <w:r w:rsidR="00762D28">
          <w:rPr>
            <w:sz w:val="24"/>
            <w:szCs w:val="24"/>
          </w:rPr>
          <w:t xml:space="preserve">will </w:t>
        </w:r>
      </w:ins>
      <w:r w:rsidRPr="0027689A">
        <w:rPr>
          <w:sz w:val="24"/>
          <w:szCs w:val="24"/>
        </w:rPr>
        <w:t>use</w:t>
      </w:r>
      <w:del w:id="80" w:author="Nathan Huynh" w:date="2018-09-15T07:34:00Z">
        <w:r w:rsidRPr="0027689A" w:rsidDel="00762D28">
          <w:rPr>
            <w:sz w:val="24"/>
            <w:szCs w:val="24"/>
          </w:rPr>
          <w:delText>s</w:delText>
        </w:r>
      </w:del>
      <w:r w:rsidRPr="0027689A">
        <w:rPr>
          <w:sz w:val="24"/>
          <w:szCs w:val="24"/>
        </w:rPr>
        <w:t xml:space="preserve"> the parameters input by the user. If the ATR data is new, then the software will create new models</w:t>
      </w:r>
      <w:ins w:id="81" w:author="Windows User" w:date="2018-09-17T20:27:00Z">
        <w:r w:rsidR="00812D8D">
          <w:rPr>
            <w:sz w:val="24"/>
            <w:szCs w:val="24"/>
          </w:rPr>
          <w:t xml:space="preserve"> and</w:t>
        </w:r>
      </w:ins>
      <w:del w:id="82" w:author="Windows User" w:date="2018-09-17T20:27:00Z">
        <w:r w:rsidRPr="0027689A" w:rsidDel="00812D8D">
          <w:rPr>
            <w:sz w:val="24"/>
            <w:szCs w:val="24"/>
          </w:rPr>
          <w:delText>,</w:delText>
        </w:r>
      </w:del>
      <w:r w:rsidRPr="0027689A">
        <w:rPr>
          <w:sz w:val="24"/>
          <w:szCs w:val="24"/>
        </w:rPr>
        <w:t xml:space="preserve"> recalculate the parameters</w:t>
      </w:r>
      <w:del w:id="83" w:author="Windows User" w:date="2018-09-17T20:27:00Z">
        <w:r w:rsidRPr="0027689A" w:rsidDel="00812D8D">
          <w:rPr>
            <w:sz w:val="24"/>
            <w:szCs w:val="24"/>
          </w:rPr>
          <w:delText xml:space="preserve"> and </w:delText>
        </w:r>
        <w:commentRangeStart w:id="84"/>
        <w:r w:rsidRPr="0027689A" w:rsidDel="00812D8D">
          <w:rPr>
            <w:sz w:val="24"/>
            <w:szCs w:val="24"/>
          </w:rPr>
          <w:delText>save them</w:delText>
        </w:r>
      </w:del>
      <w:commentRangeEnd w:id="84"/>
      <w:r w:rsidR="00762D28">
        <w:rPr>
          <w:rStyle w:val="CommentReference"/>
        </w:rPr>
        <w:commentReference w:id="84"/>
      </w:r>
      <w:r w:rsidRPr="0027689A">
        <w:rPr>
          <w:sz w:val="24"/>
          <w:szCs w:val="24"/>
        </w:rPr>
        <w:t xml:space="preserve">. The software creates three separate models for the three major road groups. After that, the short-term counts data is input to the appropriate model based on their functional classes to estimate the AADT of that location. The functional classification factors are used to calculate the AADT from seasonal and axle factors. This is the traditional factor method of AADT estimation. The output file </w:t>
      </w:r>
      <w:ins w:id="85" w:author="Windows User" w:date="2018-09-17T20:29:00Z">
        <w:r w:rsidR="00FF6849">
          <w:rPr>
            <w:sz w:val="24"/>
            <w:szCs w:val="24"/>
          </w:rPr>
          <w:t>contains</w:t>
        </w:r>
      </w:ins>
      <w:del w:id="86" w:author="Windows User" w:date="2018-09-17T20:29:00Z">
        <w:r w:rsidRPr="0027689A" w:rsidDel="00FF6849">
          <w:rPr>
            <w:sz w:val="24"/>
            <w:szCs w:val="24"/>
          </w:rPr>
          <w:delText>provides</w:delText>
        </w:r>
      </w:del>
      <w:r w:rsidRPr="0027689A">
        <w:rPr>
          <w:sz w:val="24"/>
          <w:szCs w:val="24"/>
        </w:rPr>
        <w:t xml:space="preserve"> </w:t>
      </w:r>
      <w:ins w:id="87" w:author="Windows User" w:date="2018-09-17T20:29:00Z">
        <w:r w:rsidR="00FF6849">
          <w:rPr>
            <w:sz w:val="24"/>
            <w:szCs w:val="24"/>
          </w:rPr>
          <w:t>two</w:t>
        </w:r>
      </w:ins>
      <w:del w:id="88" w:author="Windows User" w:date="2018-09-17T20:29:00Z">
        <w:r w:rsidRPr="0027689A" w:rsidDel="00FF6849">
          <w:rPr>
            <w:sz w:val="24"/>
            <w:szCs w:val="24"/>
          </w:rPr>
          <w:delText>both</w:delText>
        </w:r>
      </w:del>
      <w:r w:rsidRPr="0027689A">
        <w:rPr>
          <w:sz w:val="24"/>
          <w:szCs w:val="24"/>
        </w:rPr>
        <w:t xml:space="preserve"> </w:t>
      </w:r>
      <w:commentRangeStart w:id="89"/>
      <w:r w:rsidRPr="0027689A">
        <w:rPr>
          <w:sz w:val="24"/>
          <w:szCs w:val="24"/>
        </w:rPr>
        <w:t>AADT values</w:t>
      </w:r>
      <w:ins w:id="90" w:author="Windows User" w:date="2018-09-17T20:28:00Z">
        <w:r w:rsidR="00FF6849">
          <w:rPr>
            <w:sz w:val="24"/>
            <w:szCs w:val="24"/>
          </w:rPr>
          <w:t xml:space="preserve">, </w:t>
        </w:r>
        <w:r w:rsidR="004A6029">
          <w:rPr>
            <w:sz w:val="24"/>
            <w:szCs w:val="24"/>
          </w:rPr>
          <w:t xml:space="preserve">AADT from factor method and </w:t>
        </w:r>
        <w:r w:rsidR="00FF6849">
          <w:rPr>
            <w:sz w:val="24"/>
            <w:szCs w:val="24"/>
          </w:rPr>
          <w:t>SVR method.</w:t>
        </w:r>
      </w:ins>
      <w:del w:id="91" w:author="Windows User" w:date="2018-09-17T20:28:00Z">
        <w:r w:rsidRPr="0027689A" w:rsidDel="00FF6849">
          <w:rPr>
            <w:sz w:val="24"/>
            <w:szCs w:val="24"/>
          </w:rPr>
          <w:delText xml:space="preserve"> </w:delText>
        </w:r>
        <w:commentRangeEnd w:id="89"/>
        <w:r w:rsidR="00EE4F5E" w:rsidDel="00FF6849">
          <w:rPr>
            <w:rStyle w:val="CommentReference"/>
          </w:rPr>
          <w:commentReference w:id="89"/>
        </w:r>
        <w:commentRangeStart w:id="92"/>
        <w:r w:rsidRPr="0027689A" w:rsidDel="00FF6849">
          <w:rPr>
            <w:sz w:val="24"/>
            <w:szCs w:val="24"/>
          </w:rPr>
          <w:delText>for the user</w:delText>
        </w:r>
        <w:commentRangeEnd w:id="92"/>
        <w:r w:rsidR="00EE4F5E" w:rsidDel="00FF6849">
          <w:rPr>
            <w:rStyle w:val="CommentReference"/>
          </w:rPr>
          <w:commentReference w:id="92"/>
        </w:r>
        <w:r w:rsidRPr="0027689A" w:rsidDel="00FF6849">
          <w:rPr>
            <w:sz w:val="24"/>
            <w:szCs w:val="24"/>
          </w:rPr>
          <w:delText>.</w:delText>
        </w:r>
      </w:del>
    </w:p>
    <w:p w14:paraId="7576DC38" w14:textId="77777777" w:rsidR="00F026A7" w:rsidRPr="0027689A" w:rsidRDefault="00F026A7" w:rsidP="00F8005C">
      <w:pPr>
        <w:spacing w:line="276" w:lineRule="auto"/>
        <w:jc w:val="both"/>
        <w:rPr>
          <w:sz w:val="24"/>
          <w:szCs w:val="24"/>
        </w:rPr>
      </w:pPr>
    </w:p>
    <w:p w14:paraId="69B7A046" w14:textId="563B88AF" w:rsidR="00554D09" w:rsidRPr="00F026A7"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lastRenderedPageBreak/>
        <w:t>1.2</w:t>
      </w:r>
      <w:r w:rsidR="00554D09" w:rsidRPr="0027689A">
        <w:rPr>
          <w:rFonts w:ascii="Times New Roman" w:hAnsi="Times New Roman"/>
          <w:szCs w:val="24"/>
        </w:rPr>
        <w:t>.2</w:t>
      </w:r>
      <w:r w:rsidR="00554D09" w:rsidRPr="0027689A">
        <w:rPr>
          <w:rFonts w:ascii="Times New Roman" w:hAnsi="Times New Roman"/>
          <w:szCs w:val="24"/>
        </w:rPr>
        <w:tab/>
        <w:t>ATR Data Collection</w:t>
      </w:r>
    </w:p>
    <w:p w14:paraId="448C9910" w14:textId="77777777" w:rsidR="00554D09" w:rsidRPr="0027689A" w:rsidRDefault="00554D09" w:rsidP="00F8005C">
      <w:pPr>
        <w:spacing w:line="276" w:lineRule="auto"/>
        <w:jc w:val="both"/>
        <w:rPr>
          <w:sz w:val="24"/>
          <w:szCs w:val="24"/>
        </w:rPr>
      </w:pPr>
      <w:r w:rsidRPr="0027689A">
        <w:rPr>
          <w:sz w:val="24"/>
          <w:szCs w:val="24"/>
        </w:rPr>
        <w:t>In order to perform AADT estimation, the user needs to input the ATR data (hourly volume data from all permanent count stations) to the model. The software provides the capability of ATR data collection also. For this function, the user also needs to provide several inputs to the software. The inputs are:</w:t>
      </w:r>
    </w:p>
    <w:p w14:paraId="60D8C969" w14:textId="77777777" w:rsidR="00554D09" w:rsidRPr="0027689A" w:rsidRDefault="00554D09" w:rsidP="00F8005C">
      <w:pPr>
        <w:pStyle w:val="ListParagraph"/>
        <w:numPr>
          <w:ilvl w:val="0"/>
          <w:numId w:val="7"/>
        </w:numPr>
        <w:spacing w:line="276" w:lineRule="auto"/>
        <w:jc w:val="both"/>
        <w:rPr>
          <w:sz w:val="24"/>
          <w:szCs w:val="24"/>
        </w:rPr>
      </w:pPr>
      <w:commentRangeStart w:id="93"/>
      <w:r w:rsidRPr="0027689A">
        <w:rPr>
          <w:sz w:val="24"/>
          <w:szCs w:val="24"/>
        </w:rPr>
        <w:t>List of ATRs</w:t>
      </w:r>
    </w:p>
    <w:p w14:paraId="77B3AFBC" w14:textId="13F16BD3" w:rsidR="00554D09" w:rsidRPr="0027689A" w:rsidRDefault="00554D09" w:rsidP="00F8005C">
      <w:pPr>
        <w:pStyle w:val="ListParagraph"/>
        <w:numPr>
          <w:ilvl w:val="0"/>
          <w:numId w:val="7"/>
        </w:numPr>
        <w:spacing w:line="276" w:lineRule="auto"/>
        <w:jc w:val="both"/>
        <w:rPr>
          <w:sz w:val="24"/>
          <w:szCs w:val="24"/>
        </w:rPr>
      </w:pPr>
      <w:r w:rsidRPr="0027689A">
        <w:rPr>
          <w:sz w:val="24"/>
          <w:szCs w:val="24"/>
        </w:rPr>
        <w:t xml:space="preserve">Data </w:t>
      </w:r>
      <w:del w:id="94" w:author="Nathan Huynh" w:date="2018-09-15T07:39:00Z">
        <w:r w:rsidRPr="0027689A" w:rsidDel="00EE4F5E">
          <w:rPr>
            <w:sz w:val="24"/>
            <w:szCs w:val="24"/>
          </w:rPr>
          <w:delText>C</w:delText>
        </w:r>
      </w:del>
      <w:ins w:id="95" w:author="Nathan Huynh" w:date="2018-09-15T07:39:00Z">
        <w:r w:rsidR="00EE4F5E">
          <w:rPr>
            <w:sz w:val="24"/>
            <w:szCs w:val="24"/>
          </w:rPr>
          <w:t>c</w:t>
        </w:r>
      </w:ins>
      <w:r w:rsidRPr="0027689A">
        <w:rPr>
          <w:sz w:val="24"/>
          <w:szCs w:val="24"/>
        </w:rPr>
        <w:t>ollection location</w:t>
      </w:r>
    </w:p>
    <w:p w14:paraId="4369C365" w14:textId="77777777" w:rsidR="00554D09" w:rsidRPr="0027689A" w:rsidRDefault="00554D09" w:rsidP="00F8005C">
      <w:pPr>
        <w:pStyle w:val="ListParagraph"/>
        <w:numPr>
          <w:ilvl w:val="0"/>
          <w:numId w:val="7"/>
        </w:numPr>
        <w:spacing w:line="276" w:lineRule="auto"/>
        <w:jc w:val="both"/>
        <w:rPr>
          <w:sz w:val="24"/>
          <w:szCs w:val="24"/>
        </w:rPr>
      </w:pPr>
      <w:r w:rsidRPr="0027689A">
        <w:rPr>
          <w:sz w:val="24"/>
          <w:szCs w:val="24"/>
        </w:rPr>
        <w:t>Year</w:t>
      </w:r>
      <w:commentRangeEnd w:id="93"/>
      <w:r w:rsidR="00613DBA">
        <w:rPr>
          <w:rStyle w:val="CommentReference"/>
        </w:rPr>
        <w:commentReference w:id="93"/>
      </w:r>
    </w:p>
    <w:p w14:paraId="4B79DC85" w14:textId="77777777" w:rsidR="00554D09" w:rsidRPr="0027689A" w:rsidRDefault="00554D09" w:rsidP="00F8005C">
      <w:pPr>
        <w:spacing w:line="276" w:lineRule="auto"/>
        <w:jc w:val="both"/>
        <w:rPr>
          <w:sz w:val="24"/>
          <w:szCs w:val="24"/>
        </w:rPr>
      </w:pPr>
    </w:p>
    <w:p w14:paraId="1D0DCA90" w14:textId="282F1BBD" w:rsidR="00554D09" w:rsidRDefault="00554D09" w:rsidP="00F8005C">
      <w:pPr>
        <w:spacing w:line="276" w:lineRule="auto"/>
        <w:jc w:val="both"/>
        <w:rPr>
          <w:sz w:val="24"/>
          <w:szCs w:val="24"/>
        </w:rPr>
      </w:pPr>
      <w:r w:rsidRPr="0027689A">
        <w:rPr>
          <w:sz w:val="24"/>
          <w:szCs w:val="24"/>
        </w:rPr>
        <w:t xml:space="preserve">A script has been developed using Python programming language </w:t>
      </w:r>
      <w:del w:id="96" w:author="Nathan Huynh" w:date="2018-09-15T07:40:00Z">
        <w:r w:rsidRPr="0027689A" w:rsidDel="00EE4F5E">
          <w:rPr>
            <w:sz w:val="24"/>
            <w:szCs w:val="24"/>
          </w:rPr>
          <w:delText xml:space="preserve">which </w:delText>
        </w:r>
      </w:del>
      <w:ins w:id="97" w:author="Nathan Huynh" w:date="2018-09-15T07:40:00Z">
        <w:r w:rsidR="00EE4F5E">
          <w:rPr>
            <w:sz w:val="24"/>
            <w:szCs w:val="24"/>
          </w:rPr>
          <w:t>to</w:t>
        </w:r>
        <w:r w:rsidR="00EE4F5E" w:rsidRPr="0027689A">
          <w:rPr>
            <w:sz w:val="24"/>
            <w:szCs w:val="24"/>
          </w:rPr>
          <w:t xml:space="preserve"> </w:t>
        </w:r>
      </w:ins>
      <w:r w:rsidRPr="0027689A">
        <w:rPr>
          <w:sz w:val="24"/>
          <w:szCs w:val="24"/>
        </w:rPr>
        <w:t>automatically collect</w:t>
      </w:r>
      <w:del w:id="98" w:author="Nathan Huynh" w:date="2018-09-15T07:40:00Z">
        <w:r w:rsidRPr="0027689A" w:rsidDel="00EE4F5E">
          <w:rPr>
            <w:sz w:val="24"/>
            <w:szCs w:val="24"/>
          </w:rPr>
          <w:delText>s</w:delText>
        </w:r>
      </w:del>
      <w:r w:rsidRPr="0027689A">
        <w:rPr>
          <w:sz w:val="24"/>
          <w:szCs w:val="24"/>
        </w:rPr>
        <w:t xml:space="preserve"> all the ATR data from the SCDOT website. The script will be provided to the users with the software package. The script collects the hourly volumes for each ATR in a separate text file, which can be directly used by the AADT estimation part of the software. The user </w:t>
      </w:r>
      <w:ins w:id="99" w:author="Nathan Huynh" w:date="2018-09-15T07:40:00Z">
        <w:r w:rsidR="00B922E3">
          <w:rPr>
            <w:sz w:val="24"/>
            <w:szCs w:val="24"/>
          </w:rPr>
          <w:t xml:space="preserve">will </w:t>
        </w:r>
      </w:ins>
      <w:del w:id="100" w:author="Nathan Huynh" w:date="2018-09-15T07:40:00Z">
        <w:r w:rsidRPr="0027689A" w:rsidDel="00B922E3">
          <w:rPr>
            <w:sz w:val="24"/>
            <w:szCs w:val="24"/>
          </w:rPr>
          <w:delText>also</w:delText>
        </w:r>
      </w:del>
      <w:r w:rsidRPr="0027689A">
        <w:rPr>
          <w:sz w:val="24"/>
          <w:szCs w:val="24"/>
        </w:rPr>
        <w:t xml:space="preserve"> need</w:t>
      </w:r>
      <w:del w:id="101" w:author="Nathan Huynh" w:date="2018-09-15T07:40:00Z">
        <w:r w:rsidRPr="0027689A" w:rsidDel="00B922E3">
          <w:rPr>
            <w:sz w:val="24"/>
            <w:szCs w:val="24"/>
          </w:rPr>
          <w:delText>s</w:delText>
        </w:r>
      </w:del>
      <w:r w:rsidRPr="0027689A">
        <w:rPr>
          <w:sz w:val="24"/>
          <w:szCs w:val="24"/>
        </w:rPr>
        <w:t xml:space="preserve"> </w:t>
      </w:r>
      <w:commentRangeStart w:id="102"/>
      <w:r w:rsidRPr="0027689A">
        <w:rPr>
          <w:sz w:val="24"/>
          <w:szCs w:val="24"/>
        </w:rPr>
        <w:t xml:space="preserve">to specify the year of data collection </w:t>
      </w:r>
      <w:commentRangeEnd w:id="102"/>
      <w:r w:rsidR="00B922E3">
        <w:rPr>
          <w:rStyle w:val="CommentReference"/>
        </w:rPr>
        <w:commentReference w:id="102"/>
      </w:r>
      <w:r w:rsidRPr="0027689A">
        <w:rPr>
          <w:sz w:val="24"/>
          <w:szCs w:val="24"/>
        </w:rPr>
        <w:t>and the folder where all the data will be saved.</w:t>
      </w:r>
      <w:ins w:id="103" w:author="Windows User" w:date="2018-09-17T20:31:00Z">
        <w:r w:rsidR="007D726E">
          <w:rPr>
            <w:sz w:val="24"/>
            <w:szCs w:val="24"/>
          </w:rPr>
          <w:t xml:space="preserve"> Although the primary use of</w:t>
        </w:r>
      </w:ins>
      <w:ins w:id="104" w:author="Windows User" w:date="2018-09-17T20:32:00Z">
        <w:r w:rsidR="007D726E">
          <w:rPr>
            <w:sz w:val="24"/>
            <w:szCs w:val="24"/>
          </w:rPr>
          <w:t xml:space="preserve"> the software is to estimate AADT of current year, the year has been kept as an input so that users can choose to estimate</w:t>
        </w:r>
      </w:ins>
      <w:ins w:id="105" w:author="Windows User" w:date="2018-09-17T20:31:00Z">
        <w:r w:rsidR="007D726E">
          <w:rPr>
            <w:sz w:val="24"/>
            <w:szCs w:val="24"/>
          </w:rPr>
          <w:t xml:space="preserve"> AADT for </w:t>
        </w:r>
      </w:ins>
      <w:ins w:id="106" w:author="Windows User" w:date="2018-09-17T20:33:00Z">
        <w:r w:rsidR="007D726E">
          <w:rPr>
            <w:sz w:val="24"/>
            <w:szCs w:val="24"/>
          </w:rPr>
          <w:t>a previous</w:t>
        </w:r>
      </w:ins>
      <w:ins w:id="107" w:author="Windows User" w:date="2018-09-17T20:31:00Z">
        <w:r w:rsidR="007D726E">
          <w:rPr>
            <w:sz w:val="24"/>
            <w:szCs w:val="24"/>
          </w:rPr>
          <w:t xml:space="preserve"> year</w:t>
        </w:r>
      </w:ins>
      <w:ins w:id="108" w:author="Windows User" w:date="2018-09-17T20:33:00Z">
        <w:r w:rsidR="007D726E">
          <w:rPr>
            <w:sz w:val="24"/>
            <w:szCs w:val="24"/>
          </w:rPr>
          <w:t xml:space="preserve"> also</w:t>
        </w:r>
      </w:ins>
      <w:ins w:id="109" w:author="Windows User" w:date="2018-09-17T20:31:00Z">
        <w:r w:rsidR="007D726E">
          <w:rPr>
            <w:sz w:val="24"/>
            <w:szCs w:val="24"/>
          </w:rPr>
          <w:t xml:space="preserve">, if required. </w:t>
        </w:r>
      </w:ins>
      <w:del w:id="110" w:author="Windows User" w:date="2018-09-17T20:31:00Z">
        <w:r w:rsidRPr="0027689A" w:rsidDel="007D726E">
          <w:rPr>
            <w:sz w:val="24"/>
            <w:szCs w:val="24"/>
          </w:rPr>
          <w:delText xml:space="preserve"> </w:delText>
        </w:r>
      </w:del>
      <w:r w:rsidRPr="0027689A">
        <w:rPr>
          <w:sz w:val="24"/>
          <w:szCs w:val="24"/>
        </w:rPr>
        <w:t xml:space="preserve">This process </w:t>
      </w:r>
      <w:del w:id="111" w:author="Nathan Huynh" w:date="2018-09-15T07:41:00Z">
        <w:r w:rsidRPr="0027689A" w:rsidDel="00B922E3">
          <w:rPr>
            <w:sz w:val="24"/>
            <w:szCs w:val="24"/>
          </w:rPr>
          <w:delText xml:space="preserve">is time consuming and it </w:delText>
        </w:r>
      </w:del>
      <w:r w:rsidRPr="0027689A">
        <w:rPr>
          <w:sz w:val="24"/>
          <w:szCs w:val="24"/>
        </w:rPr>
        <w:t>takes approximately 1</w:t>
      </w:r>
      <w:r w:rsidR="003947DE" w:rsidRPr="0027689A">
        <w:rPr>
          <w:sz w:val="24"/>
          <w:szCs w:val="24"/>
        </w:rPr>
        <w:t>2</w:t>
      </w:r>
      <w:del w:id="112" w:author="Nathan Huynh" w:date="2018-09-15T07:41:00Z">
        <w:r w:rsidRPr="0027689A" w:rsidDel="00B922E3">
          <w:rPr>
            <w:sz w:val="24"/>
            <w:szCs w:val="24"/>
          </w:rPr>
          <w:delText>-</w:delText>
        </w:r>
      </w:del>
      <w:ins w:id="113" w:author="Nathan Huynh" w:date="2018-09-15T07:41:00Z">
        <w:r w:rsidR="00B922E3">
          <w:rPr>
            <w:sz w:val="24"/>
            <w:szCs w:val="24"/>
          </w:rPr>
          <w:t xml:space="preserve"> to </w:t>
        </w:r>
      </w:ins>
      <w:r w:rsidR="003947DE" w:rsidRPr="0027689A">
        <w:rPr>
          <w:sz w:val="24"/>
          <w:szCs w:val="24"/>
        </w:rPr>
        <w:t>2</w:t>
      </w:r>
      <w:ins w:id="114" w:author="Windows User" w:date="2018-09-17T20:33:00Z">
        <w:r w:rsidR="000932E7">
          <w:rPr>
            <w:sz w:val="24"/>
            <w:szCs w:val="24"/>
          </w:rPr>
          <w:t>4</w:t>
        </w:r>
      </w:ins>
      <w:del w:id="115" w:author="Windows User" w:date="2018-09-17T20:33:00Z">
        <w:r w:rsidR="003947DE" w:rsidRPr="0027689A" w:rsidDel="000932E7">
          <w:rPr>
            <w:sz w:val="24"/>
            <w:szCs w:val="24"/>
          </w:rPr>
          <w:delText>0</w:delText>
        </w:r>
      </w:del>
      <w:r w:rsidRPr="0027689A">
        <w:rPr>
          <w:sz w:val="24"/>
          <w:szCs w:val="24"/>
        </w:rPr>
        <w:t xml:space="preserve"> hours depending on data availability</w:t>
      </w:r>
      <w:ins w:id="116" w:author="Windows User" w:date="2018-09-17T20:34:00Z">
        <w:r w:rsidR="007B2F8F">
          <w:rPr>
            <w:sz w:val="24"/>
            <w:szCs w:val="24"/>
          </w:rPr>
          <w:t xml:space="preserve">, </w:t>
        </w:r>
      </w:ins>
      <w:del w:id="117" w:author="Windows User" w:date="2018-09-17T20:34:00Z">
        <w:r w:rsidRPr="0027689A" w:rsidDel="007B2F8F">
          <w:rPr>
            <w:sz w:val="24"/>
            <w:szCs w:val="24"/>
          </w:rPr>
          <w:delText xml:space="preserve"> and </w:delText>
        </w:r>
      </w:del>
      <w:r w:rsidRPr="0027689A">
        <w:rPr>
          <w:sz w:val="24"/>
          <w:szCs w:val="24"/>
        </w:rPr>
        <w:t>connectivity</w:t>
      </w:r>
      <w:ins w:id="118" w:author="Windows User" w:date="2018-09-17T20:34:00Z">
        <w:r w:rsidR="007B2F8F">
          <w:rPr>
            <w:sz w:val="24"/>
            <w:szCs w:val="24"/>
          </w:rPr>
          <w:t xml:space="preserve"> and hardware specifications of the computer</w:t>
        </w:r>
      </w:ins>
      <w:r w:rsidRPr="0027689A">
        <w:rPr>
          <w:sz w:val="24"/>
          <w:szCs w:val="24"/>
        </w:rPr>
        <w:t xml:space="preserve">. However, </w:t>
      </w:r>
      <w:ins w:id="119" w:author="Windows User" w:date="2018-09-17T20:34:00Z">
        <w:r w:rsidR="004A144B">
          <w:rPr>
            <w:sz w:val="24"/>
            <w:szCs w:val="24"/>
          </w:rPr>
          <w:t xml:space="preserve">in an ideal situation, </w:t>
        </w:r>
      </w:ins>
      <w:r w:rsidRPr="0027689A">
        <w:rPr>
          <w:sz w:val="24"/>
          <w:szCs w:val="24"/>
        </w:rPr>
        <w:t xml:space="preserve">this </w:t>
      </w:r>
      <w:ins w:id="120" w:author="Nathan Huynh" w:date="2018-09-15T07:41:00Z">
        <w:r w:rsidR="00B922E3">
          <w:rPr>
            <w:sz w:val="24"/>
            <w:szCs w:val="24"/>
          </w:rPr>
          <w:t xml:space="preserve">procedure </w:t>
        </w:r>
      </w:ins>
      <w:r w:rsidRPr="0027689A">
        <w:rPr>
          <w:sz w:val="24"/>
          <w:szCs w:val="24"/>
        </w:rPr>
        <w:t xml:space="preserve">will </w:t>
      </w:r>
      <w:ins w:id="121" w:author="Nathan Huynh" w:date="2018-09-15T07:41:00Z">
        <w:r w:rsidR="00B922E3">
          <w:rPr>
            <w:sz w:val="24"/>
            <w:szCs w:val="24"/>
          </w:rPr>
          <w:t xml:space="preserve">only need to </w:t>
        </w:r>
      </w:ins>
      <w:r w:rsidRPr="0027689A">
        <w:rPr>
          <w:sz w:val="24"/>
          <w:szCs w:val="24"/>
        </w:rPr>
        <w:t xml:space="preserve">be done once per year. After downloading the </w:t>
      </w:r>
      <w:ins w:id="122" w:author="Nathan Huynh" w:date="2018-09-15T07:42:00Z">
        <w:r w:rsidR="00B922E3">
          <w:rPr>
            <w:sz w:val="24"/>
            <w:szCs w:val="24"/>
          </w:rPr>
          <w:t xml:space="preserve">ATR </w:t>
        </w:r>
      </w:ins>
      <w:r w:rsidRPr="0027689A">
        <w:rPr>
          <w:sz w:val="24"/>
          <w:szCs w:val="24"/>
        </w:rPr>
        <w:t>data, the user can reuse the data for the rest of the year.</w:t>
      </w:r>
    </w:p>
    <w:p w14:paraId="331DAEDA" w14:textId="77777777" w:rsidR="00F026A7" w:rsidRPr="0027689A" w:rsidRDefault="00F026A7" w:rsidP="00F8005C">
      <w:pPr>
        <w:spacing w:line="276" w:lineRule="auto"/>
        <w:jc w:val="both"/>
        <w:rPr>
          <w:sz w:val="24"/>
          <w:szCs w:val="24"/>
        </w:rPr>
      </w:pPr>
    </w:p>
    <w:p w14:paraId="41AE3597" w14:textId="7C0977AB" w:rsidR="00554D09" w:rsidRPr="00F026A7" w:rsidRDefault="00FF4172"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1.3</w:t>
      </w:r>
      <w:r w:rsidR="00554D09" w:rsidRPr="0027689A">
        <w:rPr>
          <w:rFonts w:ascii="Times New Roman" w:hAnsi="Times New Roman"/>
          <w:sz w:val="24"/>
          <w:szCs w:val="24"/>
        </w:rPr>
        <w:tab/>
        <w:t>User Interface</w:t>
      </w:r>
    </w:p>
    <w:p w14:paraId="534AAD02" w14:textId="1240E25F" w:rsidR="00554D09" w:rsidRDefault="00554D09" w:rsidP="00F8005C">
      <w:pPr>
        <w:spacing w:line="276" w:lineRule="auto"/>
        <w:jc w:val="both"/>
        <w:rPr>
          <w:sz w:val="24"/>
          <w:szCs w:val="24"/>
        </w:rPr>
      </w:pPr>
      <w:r w:rsidRPr="0027689A">
        <w:rPr>
          <w:sz w:val="24"/>
          <w:szCs w:val="24"/>
        </w:rPr>
        <w:t>The user interface of the software has three separate tabs for different types of inputs. The three tabs are described below.</w:t>
      </w:r>
    </w:p>
    <w:p w14:paraId="5E3904BE" w14:textId="77777777" w:rsidR="00F026A7" w:rsidRPr="0027689A" w:rsidRDefault="00F026A7" w:rsidP="00F8005C">
      <w:pPr>
        <w:spacing w:line="276" w:lineRule="auto"/>
        <w:jc w:val="both"/>
        <w:rPr>
          <w:sz w:val="24"/>
          <w:szCs w:val="24"/>
        </w:rPr>
      </w:pPr>
    </w:p>
    <w:p w14:paraId="7DF9430F" w14:textId="070C5B4E" w:rsidR="00554D09" w:rsidRPr="00F026A7"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1.3</w:t>
      </w:r>
      <w:r w:rsidR="00554D09" w:rsidRPr="0027689A">
        <w:rPr>
          <w:rFonts w:ascii="Times New Roman" w:hAnsi="Times New Roman"/>
          <w:szCs w:val="24"/>
        </w:rPr>
        <w:t>.1</w:t>
      </w:r>
      <w:r w:rsidR="00554D09" w:rsidRPr="0027689A">
        <w:rPr>
          <w:rFonts w:ascii="Times New Roman" w:hAnsi="Times New Roman"/>
          <w:szCs w:val="24"/>
        </w:rPr>
        <w:tab/>
        <w:t>AADT Estimation</w:t>
      </w:r>
    </w:p>
    <w:p w14:paraId="5E8E8E68" w14:textId="6EB31D66" w:rsidR="00554D09" w:rsidRPr="0027689A" w:rsidRDefault="00554D09" w:rsidP="00F8005C">
      <w:pPr>
        <w:spacing w:line="276" w:lineRule="auto"/>
        <w:jc w:val="both"/>
        <w:rPr>
          <w:sz w:val="24"/>
          <w:szCs w:val="24"/>
        </w:rPr>
      </w:pPr>
      <w:r w:rsidRPr="0027689A">
        <w:rPr>
          <w:sz w:val="24"/>
          <w:szCs w:val="24"/>
        </w:rPr>
        <w:t>The first tab at the top of the window is designed for inputs related to the AADT estimation. Below is a screenshot of the first tab.</w:t>
      </w:r>
      <w:r w:rsidR="0032117F">
        <w:rPr>
          <w:sz w:val="24"/>
          <w:szCs w:val="24"/>
        </w:rPr>
        <w:t xml:space="preserve"> </w:t>
      </w:r>
    </w:p>
    <w:p w14:paraId="1DFA24A5" w14:textId="14F96781" w:rsidR="00554D09" w:rsidRPr="0027689A" w:rsidRDefault="00554D09" w:rsidP="00F8005C">
      <w:pPr>
        <w:spacing w:line="276" w:lineRule="auto"/>
        <w:jc w:val="both"/>
        <w:rPr>
          <w:sz w:val="24"/>
          <w:szCs w:val="24"/>
        </w:rPr>
      </w:pPr>
    </w:p>
    <w:p w14:paraId="205C80E5" w14:textId="5B2210FD" w:rsidR="00554D09" w:rsidRPr="0027689A" w:rsidRDefault="004975B0" w:rsidP="00F8005C">
      <w:pPr>
        <w:spacing w:line="276" w:lineRule="auto"/>
        <w:jc w:val="both"/>
        <w:rPr>
          <w:sz w:val="24"/>
          <w:szCs w:val="24"/>
        </w:rPr>
      </w:pPr>
      <w:r>
        <w:rPr>
          <w:noProof/>
          <w:sz w:val="24"/>
          <w:szCs w:val="24"/>
        </w:rPr>
        <w:lastRenderedPageBreak/>
        <mc:AlternateContent>
          <mc:Choice Requires="wps">
            <w:drawing>
              <wp:anchor distT="0" distB="0" distL="114300" distR="114300" simplePos="0" relativeHeight="251695104" behindDoc="0" locked="0" layoutInCell="1" allowOverlap="1" wp14:anchorId="4BC7DE02" wp14:editId="2D2ABCC6">
                <wp:simplePos x="0" y="0"/>
                <wp:positionH relativeFrom="column">
                  <wp:posOffset>1933575</wp:posOffset>
                </wp:positionH>
                <wp:positionV relativeFrom="paragraph">
                  <wp:posOffset>2303780</wp:posOffset>
                </wp:positionV>
                <wp:extent cx="3295650" cy="45719"/>
                <wp:effectExtent l="38100" t="57150" r="19050" b="107315"/>
                <wp:wrapNone/>
                <wp:docPr id="17" name="Straight Arrow Connector 17"/>
                <wp:cNvGraphicFramePr/>
                <a:graphic xmlns:a="http://schemas.openxmlformats.org/drawingml/2006/main">
                  <a:graphicData uri="http://schemas.microsoft.com/office/word/2010/wordprocessingShape">
                    <wps:wsp>
                      <wps:cNvCnPr/>
                      <wps:spPr>
                        <a:xfrm flipH="1">
                          <a:off x="0" y="0"/>
                          <a:ext cx="3295650"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A9A80F1" id="_x0000_t32" coordsize="21600,21600" o:spt="32" o:oned="t" path="m,l21600,21600e" filled="f">
                <v:path arrowok="t" fillok="f" o:connecttype="none"/>
                <o:lock v:ext="edit" shapetype="t"/>
              </v:shapetype>
              <v:shape id="Straight Arrow Connector 17" o:spid="_x0000_s1026" type="#_x0000_t32" style="position:absolute;margin-left:152.25pt;margin-top:181.4pt;width:259.5pt;height: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" strokecolor="black [3213]" strokeweight="2.25pt">
                <v:stroke endarrow="block"/>
              </v:shape>
            </w:pict>
          </mc:Fallback>
        </mc:AlternateContent>
      </w:r>
      <w:r w:rsidR="005F2B44">
        <w:rPr>
          <w:noProof/>
          <w:sz w:val="24"/>
          <w:szCs w:val="24"/>
        </w:rPr>
        <mc:AlternateContent>
          <mc:Choice Requires="wps">
            <w:drawing>
              <wp:anchor distT="0" distB="0" distL="114300" distR="114300" simplePos="0" relativeHeight="251693056" behindDoc="0" locked="0" layoutInCell="1" allowOverlap="1" wp14:anchorId="37E0A088" wp14:editId="670B2C61">
                <wp:simplePos x="0" y="0"/>
                <wp:positionH relativeFrom="column">
                  <wp:posOffset>2771775</wp:posOffset>
                </wp:positionH>
                <wp:positionV relativeFrom="paragraph">
                  <wp:posOffset>1798955</wp:posOffset>
                </wp:positionV>
                <wp:extent cx="2457450" cy="123825"/>
                <wp:effectExtent l="0" t="95250" r="1905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457450" cy="1238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F9F47D" id="Straight Arrow Connector 15" o:spid="_x0000_s1026" type="#_x0000_t32" style="position:absolute;margin-left:218.25pt;margin-top:141.65pt;width:193.5pt;height:9.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" strokecolor="black [3213]" strokeweight="2.25pt">
                <v:stroke endarrow="block"/>
              </v:shape>
            </w:pict>
          </mc:Fallback>
        </mc:AlternateContent>
      </w:r>
      <w:r w:rsidR="005F2B44">
        <w:rPr>
          <w:noProof/>
          <w:sz w:val="24"/>
          <w:szCs w:val="24"/>
        </w:rPr>
        <mc:AlternateContent>
          <mc:Choice Requires="wps">
            <w:drawing>
              <wp:anchor distT="0" distB="0" distL="114300" distR="114300" simplePos="0" relativeHeight="251691008" behindDoc="0" locked="0" layoutInCell="1" allowOverlap="1" wp14:anchorId="47A07BA6" wp14:editId="3785023B">
                <wp:simplePos x="0" y="0"/>
                <wp:positionH relativeFrom="column">
                  <wp:posOffset>2771775</wp:posOffset>
                </wp:positionH>
                <wp:positionV relativeFrom="paragraph">
                  <wp:posOffset>1417955</wp:posOffset>
                </wp:positionV>
                <wp:extent cx="2457450" cy="76200"/>
                <wp:effectExtent l="0" t="95250" r="19050" b="57150"/>
                <wp:wrapNone/>
                <wp:docPr id="10" name="Straight Arrow Connector 10"/>
                <wp:cNvGraphicFramePr/>
                <a:graphic xmlns:a="http://schemas.openxmlformats.org/drawingml/2006/main">
                  <a:graphicData uri="http://schemas.microsoft.com/office/word/2010/wordprocessingShape">
                    <wps:wsp>
                      <wps:cNvCnPr/>
                      <wps:spPr>
                        <a:xfrm flipH="1" flipV="1">
                          <a:off x="0" y="0"/>
                          <a:ext cx="2457450" cy="762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163D77" id="Straight Arrow Connector 10" o:spid="_x0000_s1026" type="#_x0000_t32" style="position:absolute;margin-left:218.25pt;margin-top:111.65pt;width:193.5pt;height:6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" strokecolor="black [3213]" strokeweight="2.25pt">
                <v:stroke endarrow="block"/>
              </v:shape>
            </w:pict>
          </mc:Fallback>
        </mc:AlternateContent>
      </w:r>
      <w:r w:rsidR="005F2B44">
        <w:rPr>
          <w:noProof/>
          <w:sz w:val="24"/>
          <w:szCs w:val="24"/>
        </w:rPr>
        <mc:AlternateContent>
          <mc:Choice Requires="wps">
            <w:drawing>
              <wp:anchor distT="0" distB="0" distL="114300" distR="114300" simplePos="0" relativeHeight="251688960" behindDoc="0" locked="0" layoutInCell="1" allowOverlap="1" wp14:anchorId="79012694" wp14:editId="46A1F0B2">
                <wp:simplePos x="0" y="0"/>
                <wp:positionH relativeFrom="column">
                  <wp:posOffset>2752724</wp:posOffset>
                </wp:positionH>
                <wp:positionV relativeFrom="paragraph">
                  <wp:posOffset>1008379</wp:posOffset>
                </wp:positionV>
                <wp:extent cx="2466975" cy="121285"/>
                <wp:effectExtent l="0" t="95250" r="9525" b="31115"/>
                <wp:wrapNone/>
                <wp:docPr id="8" name="Straight Arrow Connector 8"/>
                <wp:cNvGraphicFramePr/>
                <a:graphic xmlns:a="http://schemas.openxmlformats.org/drawingml/2006/main">
                  <a:graphicData uri="http://schemas.microsoft.com/office/word/2010/wordprocessingShape">
                    <wps:wsp>
                      <wps:cNvCnPr/>
                      <wps:spPr>
                        <a:xfrm flipH="1" flipV="1">
                          <a:off x="0" y="0"/>
                          <a:ext cx="2466975" cy="1212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F79C8C8" id="Straight Arrow Connector 8" o:spid="_x0000_s1026" type="#_x0000_t32" style="position:absolute;margin-left:216.75pt;margin-top:79.4pt;width:194.25pt;height:9.5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" strokecolor="black [3213]" strokeweight="2.25pt">
                <v:stroke endarrow="block"/>
              </v:shape>
            </w:pict>
          </mc:Fallback>
        </mc:AlternateContent>
      </w:r>
      <w:r w:rsidR="00244A90">
        <w:rPr>
          <w:noProof/>
          <w:sz w:val="24"/>
          <w:szCs w:val="24"/>
        </w:rPr>
        <mc:AlternateContent>
          <mc:Choice Requires="wps">
            <w:drawing>
              <wp:anchor distT="0" distB="0" distL="114300" distR="114300" simplePos="0" relativeHeight="251686912" behindDoc="0" locked="0" layoutInCell="1" allowOverlap="1" wp14:anchorId="27736E52" wp14:editId="2E67B55C">
                <wp:simplePos x="0" y="0"/>
                <wp:positionH relativeFrom="column">
                  <wp:posOffset>2714624</wp:posOffset>
                </wp:positionH>
                <wp:positionV relativeFrom="paragraph">
                  <wp:posOffset>610236</wp:posOffset>
                </wp:positionV>
                <wp:extent cx="2505075" cy="45719"/>
                <wp:effectExtent l="0" t="95250" r="9525" b="69215"/>
                <wp:wrapNone/>
                <wp:docPr id="3" name="Straight Arrow Connector 3"/>
                <wp:cNvGraphicFramePr/>
                <a:graphic xmlns:a="http://schemas.openxmlformats.org/drawingml/2006/main">
                  <a:graphicData uri="http://schemas.microsoft.com/office/word/2010/wordprocessingShape">
                    <wps:wsp>
                      <wps:cNvCnPr/>
                      <wps:spPr>
                        <a:xfrm flipH="1" flipV="1">
                          <a:off x="0" y="0"/>
                          <a:ext cx="2505075"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9BE2D1" id="Straight Arrow Connector 3" o:spid="_x0000_s1026" type="#_x0000_t32" style="position:absolute;margin-left:213.75pt;margin-top:48.05pt;width:197.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" strokecolor="black [3213]" strokeweight="2.25pt">
                <v:stroke endarrow="block"/>
              </v:shape>
            </w:pict>
          </mc:Fallback>
        </mc:AlternateContent>
      </w:r>
      <w:r w:rsidR="003556CE" w:rsidRPr="0027689A">
        <w:rPr>
          <w:noProof/>
          <w:sz w:val="24"/>
          <w:szCs w:val="24"/>
        </w:rPr>
        <mc:AlternateContent>
          <mc:Choice Requires="wps">
            <w:drawing>
              <wp:anchor distT="45720" distB="45720" distL="114300" distR="114300" simplePos="0" relativeHeight="251663360" behindDoc="0" locked="0" layoutInCell="1" allowOverlap="1" wp14:anchorId="234E787E" wp14:editId="5C6B8A0A">
                <wp:simplePos x="0" y="0"/>
                <wp:positionH relativeFrom="margin">
                  <wp:align>right</wp:align>
                </wp:positionH>
                <wp:positionV relativeFrom="paragraph">
                  <wp:posOffset>523875</wp:posOffset>
                </wp:positionV>
                <wp:extent cx="666750" cy="20764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076450"/>
                        </a:xfrm>
                        <a:prstGeom prst="rect">
                          <a:avLst/>
                        </a:prstGeom>
                        <a:solidFill>
                          <a:schemeClr val="bg1"/>
                        </a:solidFill>
                        <a:ln w="19050">
                          <a:solidFill>
                            <a:srgbClr val="000000"/>
                          </a:solidFill>
                          <a:miter lim="800000"/>
                          <a:headEnd/>
                          <a:tailEnd/>
                        </a:ln>
                      </wps:spPr>
                      <wps:txbx>
                        <w:txbxContent>
                          <w:p w14:paraId="1DE28E8C" w14:textId="6E2933D0" w:rsidR="00613DBA" w:rsidRPr="00B447DD" w:rsidRDefault="00613DBA" w:rsidP="001177AB">
                            <w:pPr>
                              <w:jc w:val="center"/>
                              <w:rPr>
                                <w:sz w:val="28"/>
                                <w:szCs w:val="28"/>
                              </w:rPr>
                            </w:pPr>
                            <w:r>
                              <w:rPr>
                                <w:sz w:val="28"/>
                                <w:szCs w:val="28"/>
                              </w:rPr>
                              <w:t xml:space="preserve">Step </w:t>
                            </w:r>
                            <w:r w:rsidRPr="00B447DD">
                              <w:rPr>
                                <w:sz w:val="28"/>
                                <w:szCs w:val="28"/>
                              </w:rPr>
                              <w:t>1</w:t>
                            </w:r>
                          </w:p>
                          <w:p w14:paraId="342DACFA" w14:textId="19C0B0E3" w:rsidR="00613DBA" w:rsidRPr="00B447DD" w:rsidRDefault="00613DBA" w:rsidP="001177AB">
                            <w:pPr>
                              <w:jc w:val="center"/>
                              <w:rPr>
                                <w:sz w:val="28"/>
                                <w:szCs w:val="28"/>
                              </w:rPr>
                            </w:pPr>
                          </w:p>
                          <w:p w14:paraId="01B21DBD" w14:textId="43770203" w:rsidR="00613DBA" w:rsidRPr="00B447DD" w:rsidRDefault="00613DBA" w:rsidP="001177AB">
                            <w:pPr>
                              <w:jc w:val="center"/>
                              <w:rPr>
                                <w:sz w:val="28"/>
                                <w:szCs w:val="28"/>
                              </w:rPr>
                            </w:pPr>
                            <w:r>
                              <w:rPr>
                                <w:sz w:val="28"/>
                                <w:szCs w:val="28"/>
                              </w:rPr>
                              <w:t xml:space="preserve">Step </w:t>
                            </w:r>
                            <w:r w:rsidRPr="00B447DD">
                              <w:rPr>
                                <w:sz w:val="28"/>
                                <w:szCs w:val="28"/>
                              </w:rPr>
                              <w:t>2</w:t>
                            </w:r>
                          </w:p>
                          <w:p w14:paraId="6C6B4642" w14:textId="196435CD" w:rsidR="00613DBA" w:rsidRPr="00B447DD" w:rsidRDefault="00613DBA" w:rsidP="001177AB">
                            <w:pPr>
                              <w:jc w:val="center"/>
                              <w:rPr>
                                <w:sz w:val="28"/>
                                <w:szCs w:val="28"/>
                              </w:rPr>
                            </w:pPr>
                          </w:p>
                          <w:p w14:paraId="7319640F" w14:textId="55AA9F96" w:rsidR="00613DBA" w:rsidRPr="00B447DD" w:rsidRDefault="00613DBA" w:rsidP="001177AB">
                            <w:pPr>
                              <w:jc w:val="center"/>
                              <w:rPr>
                                <w:sz w:val="28"/>
                                <w:szCs w:val="28"/>
                              </w:rPr>
                            </w:pPr>
                            <w:r>
                              <w:rPr>
                                <w:sz w:val="28"/>
                                <w:szCs w:val="28"/>
                              </w:rPr>
                              <w:t xml:space="preserve">Step </w:t>
                            </w:r>
                            <w:r w:rsidRPr="00B447DD">
                              <w:rPr>
                                <w:sz w:val="28"/>
                                <w:szCs w:val="28"/>
                              </w:rPr>
                              <w:t>3</w:t>
                            </w:r>
                          </w:p>
                          <w:p w14:paraId="616D0B30" w14:textId="178E0710" w:rsidR="00613DBA" w:rsidRPr="00B447DD" w:rsidRDefault="00613DBA" w:rsidP="001177AB">
                            <w:pPr>
                              <w:jc w:val="center"/>
                              <w:rPr>
                                <w:sz w:val="28"/>
                                <w:szCs w:val="28"/>
                              </w:rPr>
                            </w:pPr>
                          </w:p>
                          <w:p w14:paraId="75F8A7E6" w14:textId="200F2961" w:rsidR="00613DBA" w:rsidRPr="00B447DD" w:rsidRDefault="00613DBA" w:rsidP="001177AB">
                            <w:pPr>
                              <w:jc w:val="center"/>
                              <w:rPr>
                                <w:sz w:val="28"/>
                                <w:szCs w:val="28"/>
                              </w:rPr>
                            </w:pPr>
                            <w:r>
                              <w:rPr>
                                <w:sz w:val="28"/>
                                <w:szCs w:val="28"/>
                              </w:rPr>
                              <w:t xml:space="preserve">Step </w:t>
                            </w:r>
                            <w:r w:rsidRPr="00B447DD">
                              <w:rPr>
                                <w:sz w:val="28"/>
                                <w:szCs w:val="28"/>
                              </w:rPr>
                              <w:t>4</w:t>
                            </w:r>
                          </w:p>
                          <w:p w14:paraId="22E01363" w14:textId="265D5AD7" w:rsidR="00613DBA" w:rsidRPr="00B447DD" w:rsidRDefault="00613DBA" w:rsidP="001177AB">
                            <w:pPr>
                              <w:jc w:val="center"/>
                              <w:rPr>
                                <w:sz w:val="28"/>
                                <w:szCs w:val="28"/>
                              </w:rPr>
                            </w:pPr>
                          </w:p>
                          <w:p w14:paraId="7639BF44" w14:textId="62931691" w:rsidR="00613DBA" w:rsidRPr="00B447DD" w:rsidRDefault="00613DBA" w:rsidP="001177AB">
                            <w:pPr>
                              <w:jc w:val="center"/>
                              <w:rPr>
                                <w:sz w:val="28"/>
                                <w:szCs w:val="28"/>
                              </w:rPr>
                            </w:pPr>
                            <w:r>
                              <w:rPr>
                                <w:sz w:val="28"/>
                                <w:szCs w:val="28"/>
                              </w:rPr>
                              <w:t xml:space="preserve">Step </w:t>
                            </w:r>
                            <w:r w:rsidRPr="00B447DD">
                              <w:rPr>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34E787E" id="_x0000_t202" coordsize="21600,21600" o:spt="202" path="m,l,21600r21600,l21600,xe">
                <v:stroke joinstyle="miter"/>
                <v:path gradientshapeok="t" o:connecttype="rect"/>
              </v:shapetype>
              <v:shape id="Text Box 2" o:spid="_x0000_s1026" type="#_x0000_t202" style="position:absolute;left:0;text-align:left;margin-left:1.3pt;margin-top:41.25pt;width:52.5pt;height:16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" fillcolor="white [3212]" strokeweight="1.5pt">
                <v:textbox>
                  <w:txbxContent>
                    <w:p w14:paraId="1DE28E8C" w14:textId="6E2933D0" w:rsidR="00613DBA" w:rsidRPr="00B447DD" w:rsidRDefault="00613DBA" w:rsidP="001177AB">
                      <w:pPr>
                        <w:jc w:val="center"/>
                        <w:rPr>
                          <w:sz w:val="28"/>
                          <w:szCs w:val="28"/>
                        </w:rPr>
                      </w:pPr>
                      <w:r>
                        <w:rPr>
                          <w:sz w:val="28"/>
                          <w:szCs w:val="28"/>
                        </w:rPr>
                        <w:t xml:space="preserve">Step </w:t>
                      </w:r>
                      <w:r w:rsidRPr="00B447DD">
                        <w:rPr>
                          <w:sz w:val="28"/>
                          <w:szCs w:val="28"/>
                        </w:rPr>
                        <w:t>1</w:t>
                      </w:r>
                    </w:p>
                    <w:p w14:paraId="342DACFA" w14:textId="19C0B0E3" w:rsidR="00613DBA" w:rsidRPr="00B447DD" w:rsidRDefault="00613DBA" w:rsidP="001177AB">
                      <w:pPr>
                        <w:jc w:val="center"/>
                        <w:rPr>
                          <w:sz w:val="28"/>
                          <w:szCs w:val="28"/>
                        </w:rPr>
                      </w:pPr>
                    </w:p>
                    <w:p w14:paraId="01B21DBD" w14:textId="43770203" w:rsidR="00613DBA" w:rsidRPr="00B447DD" w:rsidRDefault="00613DBA" w:rsidP="001177AB">
                      <w:pPr>
                        <w:jc w:val="center"/>
                        <w:rPr>
                          <w:sz w:val="28"/>
                          <w:szCs w:val="28"/>
                        </w:rPr>
                      </w:pPr>
                      <w:r>
                        <w:rPr>
                          <w:sz w:val="28"/>
                          <w:szCs w:val="28"/>
                        </w:rPr>
                        <w:t xml:space="preserve">Step </w:t>
                      </w:r>
                      <w:r w:rsidRPr="00B447DD">
                        <w:rPr>
                          <w:sz w:val="28"/>
                          <w:szCs w:val="28"/>
                        </w:rPr>
                        <w:t>2</w:t>
                      </w:r>
                    </w:p>
                    <w:p w14:paraId="6C6B4642" w14:textId="196435CD" w:rsidR="00613DBA" w:rsidRPr="00B447DD" w:rsidRDefault="00613DBA" w:rsidP="001177AB">
                      <w:pPr>
                        <w:jc w:val="center"/>
                        <w:rPr>
                          <w:sz w:val="28"/>
                          <w:szCs w:val="28"/>
                        </w:rPr>
                      </w:pPr>
                    </w:p>
                    <w:p w14:paraId="7319640F" w14:textId="55AA9F96" w:rsidR="00613DBA" w:rsidRPr="00B447DD" w:rsidRDefault="00613DBA" w:rsidP="001177AB">
                      <w:pPr>
                        <w:jc w:val="center"/>
                        <w:rPr>
                          <w:sz w:val="28"/>
                          <w:szCs w:val="28"/>
                        </w:rPr>
                      </w:pPr>
                      <w:r>
                        <w:rPr>
                          <w:sz w:val="28"/>
                          <w:szCs w:val="28"/>
                        </w:rPr>
                        <w:t xml:space="preserve">Step </w:t>
                      </w:r>
                      <w:r w:rsidRPr="00B447DD">
                        <w:rPr>
                          <w:sz w:val="28"/>
                          <w:szCs w:val="28"/>
                        </w:rPr>
                        <w:t>3</w:t>
                      </w:r>
                    </w:p>
                    <w:p w14:paraId="616D0B30" w14:textId="178E0710" w:rsidR="00613DBA" w:rsidRPr="00B447DD" w:rsidRDefault="00613DBA" w:rsidP="001177AB">
                      <w:pPr>
                        <w:jc w:val="center"/>
                        <w:rPr>
                          <w:sz w:val="28"/>
                          <w:szCs w:val="28"/>
                        </w:rPr>
                      </w:pPr>
                    </w:p>
                    <w:p w14:paraId="75F8A7E6" w14:textId="200F2961" w:rsidR="00613DBA" w:rsidRPr="00B447DD" w:rsidRDefault="00613DBA" w:rsidP="001177AB">
                      <w:pPr>
                        <w:jc w:val="center"/>
                        <w:rPr>
                          <w:sz w:val="28"/>
                          <w:szCs w:val="28"/>
                        </w:rPr>
                      </w:pPr>
                      <w:r>
                        <w:rPr>
                          <w:sz w:val="28"/>
                          <w:szCs w:val="28"/>
                        </w:rPr>
                        <w:t xml:space="preserve">Step </w:t>
                      </w:r>
                      <w:r w:rsidRPr="00B447DD">
                        <w:rPr>
                          <w:sz w:val="28"/>
                          <w:szCs w:val="28"/>
                        </w:rPr>
                        <w:t>4</w:t>
                      </w:r>
                    </w:p>
                    <w:p w14:paraId="22E01363" w14:textId="265D5AD7" w:rsidR="00613DBA" w:rsidRPr="00B447DD" w:rsidRDefault="00613DBA" w:rsidP="001177AB">
                      <w:pPr>
                        <w:jc w:val="center"/>
                        <w:rPr>
                          <w:sz w:val="28"/>
                          <w:szCs w:val="28"/>
                        </w:rPr>
                      </w:pPr>
                    </w:p>
                    <w:p w14:paraId="7639BF44" w14:textId="62931691" w:rsidR="00613DBA" w:rsidRPr="00B447DD" w:rsidRDefault="00613DBA" w:rsidP="001177AB">
                      <w:pPr>
                        <w:jc w:val="center"/>
                        <w:rPr>
                          <w:sz w:val="28"/>
                          <w:szCs w:val="28"/>
                        </w:rPr>
                      </w:pPr>
                      <w:r>
                        <w:rPr>
                          <w:sz w:val="28"/>
                          <w:szCs w:val="28"/>
                        </w:rPr>
                        <w:t xml:space="preserve">Step </w:t>
                      </w:r>
                      <w:r w:rsidRPr="00B447DD">
                        <w:rPr>
                          <w:sz w:val="28"/>
                          <w:szCs w:val="28"/>
                        </w:rPr>
                        <w:t>5</w:t>
                      </w:r>
                    </w:p>
                  </w:txbxContent>
                </v:textbox>
                <w10:wrap type="square" anchorx="margin"/>
              </v:shape>
            </w:pict>
          </mc:Fallback>
        </mc:AlternateContent>
      </w:r>
      <w:r w:rsidR="00F472BF" w:rsidRPr="0027689A">
        <w:rPr>
          <w:noProof/>
          <w:sz w:val="24"/>
          <w:szCs w:val="24"/>
        </w:rPr>
        <w:t xml:space="preserve"> </w:t>
      </w:r>
      <w:r w:rsidR="00F472BF" w:rsidRPr="0027689A">
        <w:rPr>
          <w:noProof/>
          <w:sz w:val="24"/>
          <w:szCs w:val="24"/>
        </w:rPr>
        <w:drawing>
          <wp:inline distT="0" distB="0" distL="0" distR="0" wp14:anchorId="3CDF929B" wp14:editId="2B284A59">
            <wp:extent cx="3120404" cy="29622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5281" cy="2976398"/>
                    </a:xfrm>
                    <a:prstGeom prst="rect">
                      <a:avLst/>
                    </a:prstGeom>
                  </pic:spPr>
                </pic:pic>
              </a:graphicData>
            </a:graphic>
          </wp:inline>
        </w:drawing>
      </w:r>
    </w:p>
    <w:p w14:paraId="17C99873" w14:textId="77777777" w:rsidR="00554D09" w:rsidRPr="0027689A" w:rsidRDefault="00554D09" w:rsidP="00F8005C">
      <w:pPr>
        <w:spacing w:line="276" w:lineRule="auto"/>
        <w:jc w:val="both"/>
        <w:rPr>
          <w:sz w:val="24"/>
          <w:szCs w:val="24"/>
        </w:rPr>
      </w:pPr>
    </w:p>
    <w:p w14:paraId="2BEA43A7" w14:textId="45A53266" w:rsidR="00554D09" w:rsidRPr="0027689A" w:rsidRDefault="0032117F" w:rsidP="00F8005C">
      <w:pPr>
        <w:spacing w:line="276" w:lineRule="auto"/>
        <w:jc w:val="both"/>
        <w:rPr>
          <w:sz w:val="24"/>
          <w:szCs w:val="24"/>
        </w:rPr>
      </w:pPr>
      <w:r>
        <w:rPr>
          <w:sz w:val="24"/>
          <w:szCs w:val="24"/>
        </w:rPr>
        <w:t>Each step is described below.</w:t>
      </w:r>
    </w:p>
    <w:p w14:paraId="72E39250" w14:textId="77777777" w:rsidR="0032117F" w:rsidRDefault="0032117F" w:rsidP="0032117F">
      <w:pPr>
        <w:spacing w:line="276" w:lineRule="auto"/>
        <w:jc w:val="both"/>
        <w:rPr>
          <w:sz w:val="24"/>
          <w:szCs w:val="24"/>
        </w:rPr>
      </w:pPr>
    </w:p>
    <w:p w14:paraId="55322945" w14:textId="2D711A2E" w:rsidR="00554D09" w:rsidRPr="0032117F" w:rsidRDefault="0032117F" w:rsidP="0032117F">
      <w:pPr>
        <w:spacing w:line="276" w:lineRule="auto"/>
        <w:jc w:val="both"/>
        <w:rPr>
          <w:sz w:val="24"/>
          <w:szCs w:val="24"/>
        </w:rPr>
      </w:pPr>
      <w:r w:rsidRPr="007377EC">
        <w:rPr>
          <w:b/>
          <w:sz w:val="24"/>
          <w:szCs w:val="24"/>
        </w:rPr>
        <w:t>Step 1:</w:t>
      </w:r>
      <w:r>
        <w:rPr>
          <w:sz w:val="24"/>
          <w:szCs w:val="24"/>
        </w:rPr>
        <w:t xml:space="preserve"> </w:t>
      </w:r>
      <w:r w:rsidR="00554D09" w:rsidRPr="0032117F">
        <w:rPr>
          <w:sz w:val="24"/>
          <w:szCs w:val="24"/>
        </w:rPr>
        <w:t xml:space="preserve">Input the location of the short-term count file using the browse button. The file must be in .csv format. Instructions for constructing a csv file is </w:t>
      </w:r>
      <w:r w:rsidR="00F71379" w:rsidRPr="0032117F">
        <w:rPr>
          <w:sz w:val="24"/>
          <w:szCs w:val="24"/>
        </w:rPr>
        <w:t>described in section 3</w:t>
      </w:r>
      <w:r w:rsidR="00554D09" w:rsidRPr="0032117F">
        <w:rPr>
          <w:sz w:val="24"/>
          <w:szCs w:val="24"/>
        </w:rPr>
        <w:t xml:space="preserve">. You may also copy and paste the location of the file into the text box if you prefer. </w:t>
      </w:r>
    </w:p>
    <w:p w14:paraId="2B93821C" w14:textId="77777777" w:rsidR="0032117F" w:rsidRDefault="0032117F" w:rsidP="0032117F">
      <w:pPr>
        <w:spacing w:line="276" w:lineRule="auto"/>
        <w:jc w:val="both"/>
        <w:rPr>
          <w:sz w:val="24"/>
          <w:szCs w:val="24"/>
        </w:rPr>
      </w:pPr>
    </w:p>
    <w:p w14:paraId="68F884B7" w14:textId="35CE4363" w:rsidR="00554D09" w:rsidRPr="0032117F" w:rsidRDefault="0032117F" w:rsidP="0032117F">
      <w:pPr>
        <w:spacing w:line="276" w:lineRule="auto"/>
        <w:jc w:val="both"/>
        <w:rPr>
          <w:sz w:val="24"/>
          <w:szCs w:val="24"/>
        </w:rPr>
      </w:pPr>
      <w:r w:rsidRPr="007377EC">
        <w:rPr>
          <w:b/>
          <w:sz w:val="24"/>
          <w:szCs w:val="24"/>
        </w:rPr>
        <w:t>Step 2:</w:t>
      </w:r>
      <w:r>
        <w:rPr>
          <w:sz w:val="24"/>
          <w:szCs w:val="24"/>
        </w:rPr>
        <w:t xml:space="preserve"> </w:t>
      </w:r>
      <w:r w:rsidR="00554D09" w:rsidRPr="0032117F">
        <w:rPr>
          <w:sz w:val="24"/>
          <w:szCs w:val="24"/>
        </w:rPr>
        <w:t xml:space="preserve">Input the location of the ATR data, which will be a folder produced by the script from step 2.1.2. You can use the browse button to locate this folder or copy and paste the folder location if you prefer.  </w:t>
      </w:r>
    </w:p>
    <w:p w14:paraId="21085A9E" w14:textId="77777777" w:rsidR="00554D09" w:rsidRPr="0027689A" w:rsidRDefault="00554D09" w:rsidP="00F8005C">
      <w:pPr>
        <w:spacing w:line="276" w:lineRule="auto"/>
        <w:jc w:val="both"/>
        <w:rPr>
          <w:sz w:val="24"/>
          <w:szCs w:val="24"/>
        </w:rPr>
      </w:pPr>
    </w:p>
    <w:p w14:paraId="5889241B" w14:textId="04B7222E" w:rsidR="00554D09" w:rsidRPr="0032117F" w:rsidRDefault="0032117F" w:rsidP="0032117F">
      <w:pPr>
        <w:spacing w:line="276" w:lineRule="auto"/>
        <w:jc w:val="both"/>
        <w:rPr>
          <w:sz w:val="24"/>
          <w:szCs w:val="24"/>
        </w:rPr>
      </w:pPr>
      <w:r w:rsidRPr="007377EC">
        <w:rPr>
          <w:b/>
          <w:sz w:val="24"/>
          <w:szCs w:val="24"/>
        </w:rPr>
        <w:t>Step 3:</w:t>
      </w:r>
      <w:r>
        <w:rPr>
          <w:sz w:val="24"/>
          <w:szCs w:val="24"/>
        </w:rPr>
        <w:t xml:space="preserve"> </w:t>
      </w:r>
      <w:r w:rsidR="00554D09" w:rsidRPr="0032117F">
        <w:rPr>
          <w:sz w:val="24"/>
          <w:szCs w:val="24"/>
        </w:rPr>
        <w:t xml:space="preserve">Input the location of the functional classification factor file. You can do this using the browse button or copying and pasting the folder location into the text box. This file must also be in .csv format.   </w:t>
      </w:r>
    </w:p>
    <w:p w14:paraId="203B0F4E" w14:textId="77777777" w:rsidR="00554D09" w:rsidRPr="0027689A" w:rsidRDefault="00554D09" w:rsidP="00F8005C">
      <w:pPr>
        <w:spacing w:line="276" w:lineRule="auto"/>
        <w:jc w:val="both"/>
        <w:rPr>
          <w:sz w:val="24"/>
          <w:szCs w:val="24"/>
        </w:rPr>
      </w:pPr>
    </w:p>
    <w:p w14:paraId="14C6E19B" w14:textId="32AD299C" w:rsidR="00554D09" w:rsidRPr="0032117F" w:rsidRDefault="0032117F" w:rsidP="0032117F">
      <w:pPr>
        <w:spacing w:line="276" w:lineRule="auto"/>
        <w:jc w:val="both"/>
        <w:rPr>
          <w:sz w:val="24"/>
          <w:szCs w:val="24"/>
        </w:rPr>
      </w:pPr>
      <w:r w:rsidRPr="007377EC">
        <w:rPr>
          <w:b/>
          <w:sz w:val="24"/>
          <w:szCs w:val="24"/>
        </w:rPr>
        <w:t>Step 4:</w:t>
      </w:r>
      <w:r>
        <w:rPr>
          <w:sz w:val="24"/>
          <w:szCs w:val="24"/>
        </w:rPr>
        <w:t xml:space="preserve"> </w:t>
      </w:r>
      <w:del w:id="123" w:author="Nathan Huynh" w:date="2018-09-15T07:44:00Z">
        <w:r w:rsidR="00554D09" w:rsidRPr="0032117F" w:rsidDel="00613DBA">
          <w:rPr>
            <w:sz w:val="24"/>
            <w:szCs w:val="24"/>
          </w:rPr>
          <w:delText>The fourth i</w:delText>
        </w:r>
      </w:del>
      <w:ins w:id="124" w:author="Nathan Huynh" w:date="2018-09-15T07:44:00Z">
        <w:r w:rsidR="00613DBA">
          <w:rPr>
            <w:sz w:val="24"/>
            <w:szCs w:val="24"/>
          </w:rPr>
          <w:t>I</w:t>
        </w:r>
      </w:ins>
      <w:r w:rsidR="00554D09" w:rsidRPr="0032117F">
        <w:rPr>
          <w:sz w:val="24"/>
          <w:szCs w:val="24"/>
        </w:rPr>
        <w:t xml:space="preserve">nput </w:t>
      </w:r>
      <w:del w:id="125" w:author="Nathan Huynh" w:date="2018-09-15T07:44:00Z">
        <w:r w:rsidR="00554D09" w:rsidRPr="0032117F" w:rsidDel="00613DBA">
          <w:rPr>
            <w:sz w:val="24"/>
            <w:szCs w:val="24"/>
          </w:rPr>
          <w:delText xml:space="preserve">is </w:delText>
        </w:r>
      </w:del>
      <w:r w:rsidR="00554D09" w:rsidRPr="0032117F">
        <w:rPr>
          <w:sz w:val="24"/>
          <w:szCs w:val="24"/>
        </w:rPr>
        <w:t xml:space="preserve">the model parameter file, which can be found using the browse button or the copy and paste method. The software will create a new model parameter file if you check the box “New ATR Data.” The </w:t>
      </w:r>
      <w:ins w:id="126" w:author="Nathan Huynh" w:date="2018-09-15T07:45:00Z">
        <w:r w:rsidR="00613DBA">
          <w:rPr>
            <w:sz w:val="24"/>
            <w:szCs w:val="24"/>
          </w:rPr>
          <w:t xml:space="preserve">procedure </w:t>
        </w:r>
      </w:ins>
      <w:del w:id="127" w:author="Nathan Huynh" w:date="2018-09-15T07:45:00Z">
        <w:r w:rsidR="00554D09" w:rsidRPr="0032117F" w:rsidDel="00613DBA">
          <w:rPr>
            <w:sz w:val="24"/>
            <w:szCs w:val="24"/>
          </w:rPr>
          <w:delText xml:space="preserve">software </w:delText>
        </w:r>
      </w:del>
      <w:r w:rsidR="00554D09" w:rsidRPr="0032117F">
        <w:rPr>
          <w:sz w:val="24"/>
          <w:szCs w:val="24"/>
        </w:rPr>
        <w:t>will take a</w:t>
      </w:r>
      <w:ins w:id="128" w:author="Nathan Huynh" w:date="2018-09-15T07:45:00Z">
        <w:r w:rsidR="00613DBA">
          <w:rPr>
            <w:sz w:val="24"/>
            <w:szCs w:val="24"/>
          </w:rPr>
          <w:t xml:space="preserve"> while </w:t>
        </w:r>
      </w:ins>
      <w:del w:id="129" w:author="Nathan Huynh" w:date="2018-09-15T07:45:00Z">
        <w:r w:rsidR="00554D09" w:rsidRPr="0032117F" w:rsidDel="00613DBA">
          <w:rPr>
            <w:sz w:val="24"/>
            <w:szCs w:val="24"/>
          </w:rPr>
          <w:delText xml:space="preserve"> long time to run this portion</w:delText>
        </w:r>
      </w:del>
      <w:ins w:id="130" w:author="Nathan Huynh" w:date="2018-09-15T07:45:00Z">
        <w:r w:rsidR="00613DBA">
          <w:rPr>
            <w:sz w:val="24"/>
            <w:szCs w:val="24"/>
          </w:rPr>
          <w:t xml:space="preserve">to complete </w:t>
        </w:r>
      </w:ins>
      <w:ins w:id="131" w:author="Nathan Huynh" w:date="2018-09-15T07:46:00Z">
        <w:r w:rsidR="00613DBA">
          <w:rPr>
            <w:sz w:val="24"/>
            <w:szCs w:val="24"/>
          </w:rPr>
          <w:t xml:space="preserve">(12 to 20 hours) </w:t>
        </w:r>
      </w:ins>
      <w:del w:id="132" w:author="Nathan Huynh" w:date="2018-09-15T07:45:00Z">
        <w:r w:rsidR="00554D09" w:rsidRPr="0032117F" w:rsidDel="00613DBA">
          <w:rPr>
            <w:sz w:val="24"/>
            <w:szCs w:val="24"/>
          </w:rPr>
          <w:delText xml:space="preserve">, but </w:delText>
        </w:r>
      </w:del>
      <w:r w:rsidR="00554D09" w:rsidRPr="0032117F">
        <w:rPr>
          <w:sz w:val="24"/>
          <w:szCs w:val="24"/>
        </w:rPr>
        <w:t xml:space="preserve">as mentioned </w:t>
      </w:r>
      <w:ins w:id="133" w:author="Nathan Huynh" w:date="2018-09-15T07:45:00Z">
        <w:r w:rsidR="00613DBA">
          <w:rPr>
            <w:sz w:val="24"/>
            <w:szCs w:val="24"/>
          </w:rPr>
          <w:t>above</w:t>
        </w:r>
      </w:ins>
      <w:del w:id="134" w:author="Nathan Huynh" w:date="2018-09-15T07:46:00Z">
        <w:r w:rsidR="00554D09" w:rsidRPr="0032117F" w:rsidDel="00613DBA">
          <w:rPr>
            <w:sz w:val="24"/>
            <w:szCs w:val="24"/>
          </w:rPr>
          <w:delText>before</w:delText>
        </w:r>
      </w:del>
      <w:r w:rsidR="00554D09" w:rsidRPr="0032117F">
        <w:rPr>
          <w:sz w:val="24"/>
          <w:szCs w:val="24"/>
        </w:rPr>
        <w:t xml:space="preserve">, </w:t>
      </w:r>
      <w:ins w:id="135" w:author="Nathan Huynh" w:date="2018-09-15T07:46:00Z">
        <w:r w:rsidR="00613DBA">
          <w:rPr>
            <w:sz w:val="24"/>
            <w:szCs w:val="24"/>
          </w:rPr>
          <w:t xml:space="preserve">but </w:t>
        </w:r>
      </w:ins>
      <w:r w:rsidR="00554D09" w:rsidRPr="0032117F">
        <w:rPr>
          <w:sz w:val="24"/>
          <w:szCs w:val="24"/>
        </w:rPr>
        <w:t xml:space="preserve">this step </w:t>
      </w:r>
      <w:del w:id="136" w:author="Nathan Huynh" w:date="2018-09-15T07:46:00Z">
        <w:r w:rsidR="00554D09" w:rsidRPr="0032117F" w:rsidDel="00613DBA">
          <w:rPr>
            <w:sz w:val="24"/>
            <w:szCs w:val="24"/>
          </w:rPr>
          <w:delText>is</w:delText>
        </w:r>
      </w:del>
      <w:ins w:id="137" w:author="Nathan Huynh" w:date="2018-09-15T07:46:00Z">
        <w:r w:rsidR="00613DBA">
          <w:rPr>
            <w:sz w:val="24"/>
            <w:szCs w:val="24"/>
          </w:rPr>
          <w:t>should</w:t>
        </w:r>
      </w:ins>
      <w:r w:rsidR="00554D09" w:rsidRPr="0032117F">
        <w:rPr>
          <w:sz w:val="24"/>
          <w:szCs w:val="24"/>
        </w:rPr>
        <w:t xml:space="preserve"> only </w:t>
      </w:r>
      <w:ins w:id="138" w:author="Nathan Huynh" w:date="2018-09-15T07:46:00Z">
        <w:r w:rsidR="00613DBA">
          <w:rPr>
            <w:sz w:val="24"/>
            <w:szCs w:val="24"/>
          </w:rPr>
          <w:t xml:space="preserve">be </w:t>
        </w:r>
      </w:ins>
      <w:r w:rsidR="00554D09" w:rsidRPr="0032117F">
        <w:rPr>
          <w:sz w:val="24"/>
          <w:szCs w:val="24"/>
        </w:rPr>
        <w:t xml:space="preserve">performed when inputting new ATR Data. </w:t>
      </w:r>
      <w:del w:id="139" w:author="Nathan Huynh" w:date="2018-09-15T07:47:00Z">
        <w:r w:rsidR="00554D09" w:rsidRPr="0032117F" w:rsidDel="00613DBA">
          <w:rPr>
            <w:sz w:val="24"/>
            <w:szCs w:val="24"/>
          </w:rPr>
          <w:delText xml:space="preserve">As such, the user gets updated </w:delText>
        </w:r>
      </w:del>
      <w:ins w:id="140" w:author="Nathan Huynh" w:date="2018-09-15T07:47:00Z">
        <w:r w:rsidR="00613DBA">
          <w:rPr>
            <w:sz w:val="24"/>
            <w:szCs w:val="24"/>
          </w:rPr>
          <w:t xml:space="preserve">The </w:t>
        </w:r>
      </w:ins>
      <w:r w:rsidR="00554D09" w:rsidRPr="0032117F">
        <w:rPr>
          <w:sz w:val="24"/>
          <w:szCs w:val="24"/>
        </w:rPr>
        <w:t xml:space="preserve">model parameters </w:t>
      </w:r>
      <w:ins w:id="141" w:author="Nathan Huynh" w:date="2018-09-15T07:47:00Z">
        <w:r w:rsidR="00613DBA">
          <w:rPr>
            <w:sz w:val="24"/>
            <w:szCs w:val="24"/>
          </w:rPr>
          <w:t xml:space="preserve">will get updated </w:t>
        </w:r>
      </w:ins>
      <w:r w:rsidR="00554D09" w:rsidRPr="0032117F">
        <w:rPr>
          <w:sz w:val="24"/>
          <w:szCs w:val="24"/>
        </w:rPr>
        <w:t xml:space="preserve">each time there is a new data. The next time the user wants to use the software with the same ATR data, the user can just select this file and leave the “New ATR Data” box unchecked. </w:t>
      </w:r>
    </w:p>
    <w:p w14:paraId="2CC9A89D" w14:textId="77777777" w:rsidR="00554D09" w:rsidRPr="0027689A" w:rsidRDefault="00554D09" w:rsidP="00F8005C">
      <w:pPr>
        <w:spacing w:line="276" w:lineRule="auto"/>
        <w:jc w:val="both"/>
        <w:rPr>
          <w:sz w:val="24"/>
          <w:szCs w:val="24"/>
        </w:rPr>
      </w:pPr>
    </w:p>
    <w:p w14:paraId="4F565671" w14:textId="29F818F0" w:rsidR="00554D09" w:rsidRPr="0032117F" w:rsidRDefault="0032117F" w:rsidP="0032117F">
      <w:pPr>
        <w:spacing w:line="276" w:lineRule="auto"/>
        <w:jc w:val="both"/>
        <w:rPr>
          <w:sz w:val="24"/>
          <w:szCs w:val="24"/>
        </w:rPr>
      </w:pPr>
      <w:r w:rsidRPr="007377EC">
        <w:rPr>
          <w:b/>
          <w:sz w:val="24"/>
          <w:szCs w:val="24"/>
        </w:rPr>
        <w:t>Step 5:</w:t>
      </w:r>
      <w:r>
        <w:rPr>
          <w:sz w:val="24"/>
          <w:szCs w:val="24"/>
        </w:rPr>
        <w:t xml:space="preserve"> </w:t>
      </w:r>
      <w:r w:rsidR="00554D09" w:rsidRPr="0032117F">
        <w:rPr>
          <w:sz w:val="24"/>
          <w:szCs w:val="24"/>
        </w:rPr>
        <w:t xml:space="preserve">After providing all the inputs, the user can </w:t>
      </w:r>
      <w:ins w:id="142" w:author="Windows User" w:date="2018-09-17T20:36:00Z">
        <w:r w:rsidR="00EF4358">
          <w:rPr>
            <w:sz w:val="24"/>
            <w:szCs w:val="24"/>
          </w:rPr>
          <w:t>click</w:t>
        </w:r>
      </w:ins>
      <w:del w:id="143" w:author="Windows User" w:date="2018-09-17T20:36:00Z">
        <w:r w:rsidR="00554D09" w:rsidRPr="0032117F" w:rsidDel="00EF4358">
          <w:rPr>
            <w:sz w:val="24"/>
            <w:szCs w:val="24"/>
          </w:rPr>
          <w:delText>use</w:delText>
        </w:r>
      </w:del>
      <w:r w:rsidR="00554D09" w:rsidRPr="0032117F">
        <w:rPr>
          <w:sz w:val="24"/>
          <w:szCs w:val="24"/>
        </w:rPr>
        <w:t xml:space="preserve"> the “Predict AADT” </w:t>
      </w:r>
      <w:ins w:id="144" w:author="Windows User" w:date="2018-09-17T20:35:00Z">
        <w:r w:rsidR="00EF4358">
          <w:rPr>
            <w:sz w:val="24"/>
            <w:szCs w:val="24"/>
          </w:rPr>
          <w:t xml:space="preserve">button </w:t>
        </w:r>
      </w:ins>
      <w:r w:rsidR="00554D09" w:rsidRPr="0032117F">
        <w:rPr>
          <w:sz w:val="24"/>
          <w:szCs w:val="24"/>
        </w:rPr>
        <w:t>at the bottom and the software will run the program</w:t>
      </w:r>
      <w:ins w:id="145" w:author="Windows User" w:date="2018-09-17T20:36:00Z">
        <w:r w:rsidR="00EF4358">
          <w:rPr>
            <w:sz w:val="24"/>
            <w:szCs w:val="24"/>
          </w:rPr>
          <w:t>. While the program runs</w:t>
        </w:r>
      </w:ins>
      <w:r w:rsidR="00554D09" w:rsidRPr="0032117F">
        <w:rPr>
          <w:sz w:val="24"/>
          <w:szCs w:val="24"/>
        </w:rPr>
        <w:t xml:space="preserve"> in the background</w:t>
      </w:r>
      <w:ins w:id="146" w:author="Windows User" w:date="2018-09-17T20:36:00Z">
        <w:r w:rsidR="00EF4358">
          <w:rPr>
            <w:sz w:val="24"/>
            <w:szCs w:val="24"/>
          </w:rPr>
          <w:t xml:space="preserve">, a progress bar will show the progress of the software. After the </w:t>
        </w:r>
      </w:ins>
      <w:ins w:id="147" w:author="Windows User" w:date="2018-09-17T20:37:00Z">
        <w:r w:rsidR="00EF4358">
          <w:rPr>
            <w:sz w:val="24"/>
            <w:szCs w:val="24"/>
          </w:rPr>
          <w:t xml:space="preserve">run is completed, the software will </w:t>
        </w:r>
      </w:ins>
      <w:del w:id="148" w:author="Windows User" w:date="2018-09-17T20:36:00Z">
        <w:r w:rsidR="00554D09" w:rsidRPr="0032117F" w:rsidDel="00EF4358">
          <w:rPr>
            <w:sz w:val="24"/>
            <w:szCs w:val="24"/>
          </w:rPr>
          <w:delText xml:space="preserve"> </w:delText>
        </w:r>
        <w:commentRangeStart w:id="149"/>
        <w:r w:rsidR="00554D09" w:rsidRPr="0032117F" w:rsidDel="00EF4358">
          <w:rPr>
            <w:sz w:val="24"/>
            <w:szCs w:val="24"/>
          </w:rPr>
          <w:delText xml:space="preserve">and </w:delText>
        </w:r>
      </w:del>
      <w:r w:rsidR="00554D09" w:rsidRPr="0032117F">
        <w:rPr>
          <w:sz w:val="24"/>
          <w:szCs w:val="24"/>
        </w:rPr>
        <w:t xml:space="preserve">provide the </w:t>
      </w:r>
      <w:r w:rsidR="00554D09" w:rsidRPr="0032117F">
        <w:rPr>
          <w:sz w:val="24"/>
          <w:szCs w:val="24"/>
        </w:rPr>
        <w:lastRenderedPageBreak/>
        <w:t>predicted AADT output</w:t>
      </w:r>
      <w:ins w:id="150" w:author="Windows User" w:date="2018-09-17T20:37:00Z">
        <w:r w:rsidR="00EF4358">
          <w:rPr>
            <w:sz w:val="24"/>
            <w:szCs w:val="24"/>
          </w:rPr>
          <w:t xml:space="preserve"> in an excel file with the current date and time</w:t>
        </w:r>
      </w:ins>
      <w:ins w:id="151" w:author="Windows User" w:date="2018-09-17T20:38:00Z">
        <w:r w:rsidR="00B3501E">
          <w:rPr>
            <w:sz w:val="24"/>
            <w:szCs w:val="24"/>
          </w:rPr>
          <w:t xml:space="preserve">, so the users can identify </w:t>
        </w:r>
        <w:r w:rsidR="006E4375">
          <w:rPr>
            <w:sz w:val="24"/>
            <w:szCs w:val="24"/>
          </w:rPr>
          <w:t>it easily</w:t>
        </w:r>
      </w:ins>
      <w:ins w:id="152" w:author="Nathan Huynh" w:date="2018-09-15T07:47:00Z">
        <w:del w:id="153" w:author="Windows User" w:date="2018-09-17T20:37:00Z">
          <w:r w:rsidR="00613DBA" w:rsidDel="00EF4358">
            <w:rPr>
              <w:sz w:val="24"/>
              <w:szCs w:val="24"/>
            </w:rPr>
            <w:delText xml:space="preserve"> upon completion</w:delText>
          </w:r>
        </w:del>
      </w:ins>
      <w:del w:id="154" w:author="Windows User" w:date="2018-09-17T20:37:00Z">
        <w:r w:rsidR="00554D09" w:rsidRPr="0032117F" w:rsidDel="00EF4358">
          <w:rPr>
            <w:sz w:val="24"/>
            <w:szCs w:val="24"/>
          </w:rPr>
          <w:delText>.</w:delText>
        </w:r>
      </w:del>
      <w:commentRangeEnd w:id="149"/>
      <w:r w:rsidR="00613DBA">
        <w:rPr>
          <w:rStyle w:val="CommentReference"/>
        </w:rPr>
        <w:commentReference w:id="149"/>
      </w:r>
      <w:ins w:id="155" w:author="Windows User" w:date="2018-09-17T20:35:00Z">
        <w:r w:rsidR="00EF4358">
          <w:rPr>
            <w:sz w:val="24"/>
            <w:szCs w:val="24"/>
          </w:rPr>
          <w:t>.</w:t>
        </w:r>
      </w:ins>
    </w:p>
    <w:p w14:paraId="3E3F0ADD" w14:textId="77777777" w:rsidR="00554D09" w:rsidRPr="0027689A" w:rsidRDefault="00554D09" w:rsidP="00F8005C">
      <w:pPr>
        <w:spacing w:line="276" w:lineRule="auto"/>
        <w:jc w:val="both"/>
        <w:rPr>
          <w:sz w:val="24"/>
          <w:szCs w:val="24"/>
        </w:rPr>
      </w:pPr>
    </w:p>
    <w:p w14:paraId="2A173619" w14:textId="714A77AC" w:rsidR="00554D09" w:rsidRPr="002A36BD"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1.3</w:t>
      </w:r>
      <w:r w:rsidR="00554D09" w:rsidRPr="0027689A">
        <w:rPr>
          <w:rFonts w:ascii="Times New Roman" w:hAnsi="Times New Roman"/>
          <w:szCs w:val="24"/>
        </w:rPr>
        <w:t>.2</w:t>
      </w:r>
      <w:r w:rsidR="00554D09" w:rsidRPr="0027689A">
        <w:rPr>
          <w:rFonts w:ascii="Times New Roman" w:hAnsi="Times New Roman"/>
          <w:szCs w:val="24"/>
        </w:rPr>
        <w:tab/>
        <w:t>ATR Data Collection</w:t>
      </w:r>
    </w:p>
    <w:p w14:paraId="578318CC" w14:textId="43FF66E0" w:rsidR="00554D09" w:rsidRPr="0027689A" w:rsidRDefault="00554D09" w:rsidP="00F8005C">
      <w:pPr>
        <w:spacing w:line="276" w:lineRule="auto"/>
        <w:jc w:val="both"/>
        <w:rPr>
          <w:sz w:val="24"/>
          <w:szCs w:val="24"/>
        </w:rPr>
      </w:pPr>
      <w:r w:rsidRPr="0027689A">
        <w:rPr>
          <w:sz w:val="24"/>
          <w:szCs w:val="24"/>
        </w:rPr>
        <w:t>The second tab at the top of the window is designed for inputs related to ATR data collection. Below is a screenshot o</w:t>
      </w:r>
      <w:r w:rsidR="00225CA7" w:rsidRPr="0027689A">
        <w:rPr>
          <w:sz w:val="24"/>
          <w:szCs w:val="24"/>
        </w:rPr>
        <w:t>f it and the step</w:t>
      </w:r>
      <w:r w:rsidR="008E4383" w:rsidRPr="0027689A">
        <w:rPr>
          <w:sz w:val="24"/>
          <w:szCs w:val="24"/>
        </w:rPr>
        <w:t>s to input the appropriate files.</w:t>
      </w:r>
    </w:p>
    <w:p w14:paraId="5B5B4165" w14:textId="080464D2" w:rsidR="00554D09" w:rsidRPr="0027689A" w:rsidRDefault="00554D09" w:rsidP="00F8005C">
      <w:pPr>
        <w:spacing w:line="276" w:lineRule="auto"/>
        <w:jc w:val="both"/>
        <w:rPr>
          <w:sz w:val="24"/>
          <w:szCs w:val="24"/>
        </w:rPr>
      </w:pPr>
    </w:p>
    <w:p w14:paraId="56E8A01F" w14:textId="31211A0F" w:rsidR="00554D09" w:rsidRPr="0027689A" w:rsidRDefault="003554F9" w:rsidP="00F8005C">
      <w:pPr>
        <w:spacing w:line="276" w:lineRule="auto"/>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DF16E84" wp14:editId="5415CB73">
                <wp:simplePos x="0" y="0"/>
                <wp:positionH relativeFrom="column">
                  <wp:posOffset>2143125</wp:posOffset>
                </wp:positionH>
                <wp:positionV relativeFrom="paragraph">
                  <wp:posOffset>1979929</wp:posOffset>
                </wp:positionV>
                <wp:extent cx="3057525" cy="123825"/>
                <wp:effectExtent l="38100" t="19050" r="9525" b="104775"/>
                <wp:wrapNone/>
                <wp:docPr id="29" name="Straight Arrow Connector 29"/>
                <wp:cNvGraphicFramePr/>
                <a:graphic xmlns:a="http://schemas.openxmlformats.org/drawingml/2006/main">
                  <a:graphicData uri="http://schemas.microsoft.com/office/word/2010/wordprocessingShape">
                    <wps:wsp>
                      <wps:cNvCnPr/>
                      <wps:spPr>
                        <a:xfrm flipH="1">
                          <a:off x="0" y="0"/>
                          <a:ext cx="3057525" cy="1238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E00466" id="Straight Arrow Connector 29" o:spid="_x0000_s1026" type="#_x0000_t32" style="position:absolute;margin-left:168.75pt;margin-top:155.9pt;width:240.75pt;height:9.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" strokecolor="black [3213]" strokeweight="2.25pt">
                <v:stroke endarrow="block"/>
              </v:shape>
            </w:pict>
          </mc:Fallback>
        </mc:AlternateContent>
      </w:r>
      <w:r>
        <w:rPr>
          <w:noProof/>
          <w:sz w:val="24"/>
          <w:szCs w:val="24"/>
        </w:rPr>
        <mc:AlternateContent>
          <mc:Choice Requires="wps">
            <w:drawing>
              <wp:anchor distT="0" distB="0" distL="114300" distR="114300" simplePos="0" relativeHeight="251703296" behindDoc="0" locked="0" layoutInCell="1" allowOverlap="1" wp14:anchorId="67F84053" wp14:editId="6FFBFCE0">
                <wp:simplePos x="0" y="0"/>
                <wp:positionH relativeFrom="column">
                  <wp:posOffset>2105025</wp:posOffset>
                </wp:positionH>
                <wp:positionV relativeFrom="paragraph">
                  <wp:posOffset>1608454</wp:posOffset>
                </wp:positionV>
                <wp:extent cx="3114675" cy="45719"/>
                <wp:effectExtent l="38100" t="57150" r="9525" b="107315"/>
                <wp:wrapNone/>
                <wp:docPr id="28" name="Straight Arrow Connector 28"/>
                <wp:cNvGraphicFramePr/>
                <a:graphic xmlns:a="http://schemas.openxmlformats.org/drawingml/2006/main">
                  <a:graphicData uri="http://schemas.microsoft.com/office/word/2010/wordprocessingShape">
                    <wps:wsp>
                      <wps:cNvCnPr/>
                      <wps:spPr>
                        <a:xfrm flipH="1">
                          <a:off x="0" y="0"/>
                          <a:ext cx="3114675"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AFDFAA" id="Straight Arrow Connector 28" o:spid="_x0000_s1026" type="#_x0000_t32" style="position:absolute;margin-left:165.75pt;margin-top:126.65pt;width:245.25pt;height:3.6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" strokecolor="black [3213]" strokeweight="2.25pt">
                <v:stroke endarrow="block"/>
              </v:shape>
            </w:pict>
          </mc:Fallback>
        </mc:AlternateContent>
      </w:r>
      <w:r w:rsidR="00723509">
        <w:rPr>
          <w:noProof/>
          <w:sz w:val="24"/>
          <w:szCs w:val="24"/>
        </w:rPr>
        <mc:AlternateContent>
          <mc:Choice Requires="wps">
            <w:drawing>
              <wp:anchor distT="0" distB="0" distL="114300" distR="114300" simplePos="0" relativeHeight="251701248" behindDoc="0" locked="0" layoutInCell="1" allowOverlap="1" wp14:anchorId="1D137304" wp14:editId="5E34D3C3">
                <wp:simplePos x="0" y="0"/>
                <wp:positionH relativeFrom="column">
                  <wp:posOffset>3152775</wp:posOffset>
                </wp:positionH>
                <wp:positionV relativeFrom="paragraph">
                  <wp:posOffset>1132205</wp:posOffset>
                </wp:positionV>
                <wp:extent cx="2076450" cy="47625"/>
                <wp:effectExtent l="0" t="95250" r="19050" b="66675"/>
                <wp:wrapNone/>
                <wp:docPr id="27" name="Straight Arrow Connector 27"/>
                <wp:cNvGraphicFramePr/>
                <a:graphic xmlns:a="http://schemas.openxmlformats.org/drawingml/2006/main">
                  <a:graphicData uri="http://schemas.microsoft.com/office/word/2010/wordprocessingShape">
                    <wps:wsp>
                      <wps:cNvCnPr/>
                      <wps:spPr>
                        <a:xfrm flipH="1" flipV="1">
                          <a:off x="0" y="0"/>
                          <a:ext cx="2076450"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24EC88" id="Straight Arrow Connector 27" o:spid="_x0000_s1026" type="#_x0000_t32" style="position:absolute;margin-left:248.25pt;margin-top:89.15pt;width:163.5pt;height:3.7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" strokecolor="black [3213]" strokeweight="2.25pt">
                <v:stroke endarrow="block"/>
              </v:shape>
            </w:pict>
          </mc:Fallback>
        </mc:AlternateContent>
      </w:r>
      <w:r w:rsidR="00723509">
        <w:rPr>
          <w:noProof/>
          <w:sz w:val="24"/>
          <w:szCs w:val="24"/>
        </w:rPr>
        <mc:AlternateContent>
          <mc:Choice Requires="wps">
            <w:drawing>
              <wp:anchor distT="0" distB="0" distL="114300" distR="114300" simplePos="0" relativeHeight="251699200" behindDoc="0" locked="0" layoutInCell="1" allowOverlap="1" wp14:anchorId="72FFCF56" wp14:editId="4209A8F9">
                <wp:simplePos x="0" y="0"/>
                <wp:positionH relativeFrom="column">
                  <wp:posOffset>3133724</wp:posOffset>
                </wp:positionH>
                <wp:positionV relativeFrom="paragraph">
                  <wp:posOffset>722630</wp:posOffset>
                </wp:positionV>
                <wp:extent cx="2076450" cy="47625"/>
                <wp:effectExtent l="0" t="95250" r="19050" b="66675"/>
                <wp:wrapNone/>
                <wp:docPr id="26" name="Straight Arrow Connector 26"/>
                <wp:cNvGraphicFramePr/>
                <a:graphic xmlns:a="http://schemas.openxmlformats.org/drawingml/2006/main">
                  <a:graphicData uri="http://schemas.microsoft.com/office/word/2010/wordprocessingShape">
                    <wps:wsp>
                      <wps:cNvCnPr/>
                      <wps:spPr>
                        <a:xfrm flipH="1" flipV="1">
                          <a:off x="0" y="0"/>
                          <a:ext cx="2076450"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B9FBDF5" id="Straight Arrow Connector 26" o:spid="_x0000_s1026" type="#_x0000_t32" style="position:absolute;margin-left:246.75pt;margin-top:56.9pt;width:163.5pt;height:3.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" strokecolor="black [3213]" strokeweight="2.25pt">
                <v:stroke endarrow="block"/>
              </v:shape>
            </w:pict>
          </mc:Fallback>
        </mc:AlternateContent>
      </w:r>
      <w:r w:rsidR="00B232C1" w:rsidRPr="0027689A">
        <w:rPr>
          <w:noProof/>
          <w:sz w:val="24"/>
          <w:szCs w:val="24"/>
        </w:rPr>
        <mc:AlternateContent>
          <mc:Choice Requires="wps">
            <w:drawing>
              <wp:anchor distT="45720" distB="45720" distL="114300" distR="114300" simplePos="0" relativeHeight="251697152" behindDoc="0" locked="0" layoutInCell="1" allowOverlap="1" wp14:anchorId="4E9049BD" wp14:editId="7F47D728">
                <wp:simplePos x="0" y="0"/>
                <wp:positionH relativeFrom="margin">
                  <wp:align>right</wp:align>
                </wp:positionH>
                <wp:positionV relativeFrom="paragraph">
                  <wp:posOffset>607695</wp:posOffset>
                </wp:positionV>
                <wp:extent cx="666750" cy="1647825"/>
                <wp:effectExtent l="0" t="0" r="1905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647825"/>
                        </a:xfrm>
                        <a:prstGeom prst="rect">
                          <a:avLst/>
                        </a:prstGeom>
                        <a:solidFill>
                          <a:schemeClr val="bg1"/>
                        </a:solidFill>
                        <a:ln w="19050">
                          <a:solidFill>
                            <a:srgbClr val="000000"/>
                          </a:solidFill>
                          <a:miter lim="800000"/>
                          <a:headEnd/>
                          <a:tailEnd/>
                        </a:ln>
                      </wps:spPr>
                      <wps:txbx>
                        <w:txbxContent>
                          <w:p w14:paraId="532C3B8E" w14:textId="77777777" w:rsidR="00613DBA" w:rsidRPr="00B447DD" w:rsidRDefault="00613DBA" w:rsidP="00B232C1">
                            <w:pPr>
                              <w:jc w:val="center"/>
                              <w:rPr>
                                <w:sz w:val="28"/>
                                <w:szCs w:val="28"/>
                              </w:rPr>
                            </w:pPr>
                            <w:r>
                              <w:rPr>
                                <w:sz w:val="28"/>
                                <w:szCs w:val="28"/>
                              </w:rPr>
                              <w:t xml:space="preserve">Step </w:t>
                            </w:r>
                            <w:r w:rsidRPr="00B447DD">
                              <w:rPr>
                                <w:sz w:val="28"/>
                                <w:szCs w:val="28"/>
                              </w:rPr>
                              <w:t>1</w:t>
                            </w:r>
                          </w:p>
                          <w:p w14:paraId="62F58F73" w14:textId="77777777" w:rsidR="00613DBA" w:rsidRPr="00B447DD" w:rsidRDefault="00613DBA" w:rsidP="00B232C1">
                            <w:pPr>
                              <w:jc w:val="center"/>
                              <w:rPr>
                                <w:sz w:val="28"/>
                                <w:szCs w:val="28"/>
                              </w:rPr>
                            </w:pPr>
                          </w:p>
                          <w:p w14:paraId="018D18F4" w14:textId="77777777" w:rsidR="00613DBA" w:rsidRPr="00B447DD" w:rsidRDefault="00613DBA" w:rsidP="00B232C1">
                            <w:pPr>
                              <w:jc w:val="center"/>
                              <w:rPr>
                                <w:sz w:val="28"/>
                                <w:szCs w:val="28"/>
                              </w:rPr>
                            </w:pPr>
                            <w:r>
                              <w:rPr>
                                <w:sz w:val="28"/>
                                <w:szCs w:val="28"/>
                              </w:rPr>
                              <w:t xml:space="preserve">Step </w:t>
                            </w:r>
                            <w:r w:rsidRPr="00B447DD">
                              <w:rPr>
                                <w:sz w:val="28"/>
                                <w:szCs w:val="28"/>
                              </w:rPr>
                              <w:t>2</w:t>
                            </w:r>
                          </w:p>
                          <w:p w14:paraId="1D030AE1" w14:textId="77777777" w:rsidR="00613DBA" w:rsidRPr="00B447DD" w:rsidRDefault="00613DBA" w:rsidP="00B232C1">
                            <w:pPr>
                              <w:jc w:val="center"/>
                              <w:rPr>
                                <w:sz w:val="28"/>
                                <w:szCs w:val="28"/>
                              </w:rPr>
                            </w:pPr>
                          </w:p>
                          <w:p w14:paraId="18C52319" w14:textId="77777777" w:rsidR="00613DBA" w:rsidRPr="00B447DD" w:rsidRDefault="00613DBA" w:rsidP="00B232C1">
                            <w:pPr>
                              <w:jc w:val="center"/>
                              <w:rPr>
                                <w:sz w:val="28"/>
                                <w:szCs w:val="28"/>
                              </w:rPr>
                            </w:pPr>
                            <w:r>
                              <w:rPr>
                                <w:sz w:val="28"/>
                                <w:szCs w:val="28"/>
                              </w:rPr>
                              <w:t xml:space="preserve">Step </w:t>
                            </w:r>
                            <w:r w:rsidRPr="00B447DD">
                              <w:rPr>
                                <w:sz w:val="28"/>
                                <w:szCs w:val="28"/>
                              </w:rPr>
                              <w:t>3</w:t>
                            </w:r>
                          </w:p>
                          <w:p w14:paraId="5DE02E64" w14:textId="77777777" w:rsidR="00613DBA" w:rsidRPr="00B447DD" w:rsidRDefault="00613DBA" w:rsidP="00B232C1">
                            <w:pPr>
                              <w:jc w:val="center"/>
                              <w:rPr>
                                <w:sz w:val="28"/>
                                <w:szCs w:val="28"/>
                              </w:rPr>
                            </w:pPr>
                          </w:p>
                          <w:p w14:paraId="559E688E" w14:textId="0A38E13C" w:rsidR="00613DBA" w:rsidRPr="00B447DD" w:rsidRDefault="00613DBA" w:rsidP="00B232C1">
                            <w:pPr>
                              <w:jc w:val="center"/>
                              <w:rPr>
                                <w:sz w:val="28"/>
                                <w:szCs w:val="28"/>
                              </w:rPr>
                            </w:pPr>
                            <w:r>
                              <w:rPr>
                                <w:sz w:val="28"/>
                                <w:szCs w:val="28"/>
                              </w:rPr>
                              <w:t xml:space="preserve">Step </w:t>
                            </w:r>
                            <w:r w:rsidRPr="00B447DD">
                              <w:rPr>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E9049BD" id="_x0000_s1027" type="#_x0000_t202" style="position:absolute;left:0;text-align:left;margin-left:1.3pt;margin-top:47.85pt;width:52.5pt;height:129.7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" fillcolor="white [3212]" strokeweight="1.5pt">
                <v:textbox>
                  <w:txbxContent>
                    <w:p w14:paraId="532C3B8E" w14:textId="77777777" w:rsidR="00613DBA" w:rsidRPr="00B447DD" w:rsidRDefault="00613DBA" w:rsidP="00B232C1">
                      <w:pPr>
                        <w:jc w:val="center"/>
                        <w:rPr>
                          <w:sz w:val="28"/>
                          <w:szCs w:val="28"/>
                        </w:rPr>
                      </w:pPr>
                      <w:r>
                        <w:rPr>
                          <w:sz w:val="28"/>
                          <w:szCs w:val="28"/>
                        </w:rPr>
                        <w:t xml:space="preserve">Step </w:t>
                      </w:r>
                      <w:r w:rsidRPr="00B447DD">
                        <w:rPr>
                          <w:sz w:val="28"/>
                          <w:szCs w:val="28"/>
                        </w:rPr>
                        <w:t>1</w:t>
                      </w:r>
                    </w:p>
                    <w:p w14:paraId="62F58F73" w14:textId="77777777" w:rsidR="00613DBA" w:rsidRPr="00B447DD" w:rsidRDefault="00613DBA" w:rsidP="00B232C1">
                      <w:pPr>
                        <w:jc w:val="center"/>
                        <w:rPr>
                          <w:sz w:val="28"/>
                          <w:szCs w:val="28"/>
                        </w:rPr>
                      </w:pPr>
                    </w:p>
                    <w:p w14:paraId="018D18F4" w14:textId="77777777" w:rsidR="00613DBA" w:rsidRPr="00B447DD" w:rsidRDefault="00613DBA" w:rsidP="00B232C1">
                      <w:pPr>
                        <w:jc w:val="center"/>
                        <w:rPr>
                          <w:sz w:val="28"/>
                          <w:szCs w:val="28"/>
                        </w:rPr>
                      </w:pPr>
                      <w:r>
                        <w:rPr>
                          <w:sz w:val="28"/>
                          <w:szCs w:val="28"/>
                        </w:rPr>
                        <w:t xml:space="preserve">Step </w:t>
                      </w:r>
                      <w:r w:rsidRPr="00B447DD">
                        <w:rPr>
                          <w:sz w:val="28"/>
                          <w:szCs w:val="28"/>
                        </w:rPr>
                        <w:t>2</w:t>
                      </w:r>
                    </w:p>
                    <w:p w14:paraId="1D030AE1" w14:textId="77777777" w:rsidR="00613DBA" w:rsidRPr="00B447DD" w:rsidRDefault="00613DBA" w:rsidP="00B232C1">
                      <w:pPr>
                        <w:jc w:val="center"/>
                        <w:rPr>
                          <w:sz w:val="28"/>
                          <w:szCs w:val="28"/>
                        </w:rPr>
                      </w:pPr>
                    </w:p>
                    <w:p w14:paraId="18C52319" w14:textId="77777777" w:rsidR="00613DBA" w:rsidRPr="00B447DD" w:rsidRDefault="00613DBA" w:rsidP="00B232C1">
                      <w:pPr>
                        <w:jc w:val="center"/>
                        <w:rPr>
                          <w:sz w:val="28"/>
                          <w:szCs w:val="28"/>
                        </w:rPr>
                      </w:pPr>
                      <w:r>
                        <w:rPr>
                          <w:sz w:val="28"/>
                          <w:szCs w:val="28"/>
                        </w:rPr>
                        <w:t xml:space="preserve">Step </w:t>
                      </w:r>
                      <w:r w:rsidRPr="00B447DD">
                        <w:rPr>
                          <w:sz w:val="28"/>
                          <w:szCs w:val="28"/>
                        </w:rPr>
                        <w:t>3</w:t>
                      </w:r>
                    </w:p>
                    <w:p w14:paraId="5DE02E64" w14:textId="77777777" w:rsidR="00613DBA" w:rsidRPr="00B447DD" w:rsidRDefault="00613DBA" w:rsidP="00B232C1">
                      <w:pPr>
                        <w:jc w:val="center"/>
                        <w:rPr>
                          <w:sz w:val="28"/>
                          <w:szCs w:val="28"/>
                        </w:rPr>
                      </w:pPr>
                    </w:p>
                    <w:p w14:paraId="559E688E" w14:textId="0A38E13C" w:rsidR="00613DBA" w:rsidRPr="00B447DD" w:rsidRDefault="00613DBA" w:rsidP="00B232C1">
                      <w:pPr>
                        <w:jc w:val="center"/>
                        <w:rPr>
                          <w:sz w:val="28"/>
                          <w:szCs w:val="28"/>
                        </w:rPr>
                      </w:pPr>
                      <w:r>
                        <w:rPr>
                          <w:sz w:val="28"/>
                          <w:szCs w:val="28"/>
                        </w:rPr>
                        <w:t xml:space="preserve">Step </w:t>
                      </w:r>
                      <w:r w:rsidRPr="00B447DD">
                        <w:rPr>
                          <w:sz w:val="28"/>
                          <w:szCs w:val="28"/>
                        </w:rPr>
                        <w:t>4</w:t>
                      </w:r>
                    </w:p>
                  </w:txbxContent>
                </v:textbox>
                <w10:wrap type="square" anchorx="margin"/>
              </v:shape>
            </w:pict>
          </mc:Fallback>
        </mc:AlternateContent>
      </w:r>
      <w:r w:rsidR="008D2430" w:rsidRPr="0027689A">
        <w:rPr>
          <w:noProof/>
          <w:sz w:val="24"/>
          <w:szCs w:val="24"/>
        </w:rPr>
        <w:drawing>
          <wp:inline distT="0" distB="0" distL="0" distR="0" wp14:anchorId="75976A76" wp14:editId="14C05430">
            <wp:extent cx="3689405" cy="3496861"/>
            <wp:effectExtent l="0" t="0" r="635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966" cy="3503080"/>
                    </a:xfrm>
                    <a:prstGeom prst="rect">
                      <a:avLst/>
                    </a:prstGeom>
                  </pic:spPr>
                </pic:pic>
              </a:graphicData>
            </a:graphic>
          </wp:inline>
        </w:drawing>
      </w:r>
      <w:r w:rsidR="006E3D8D" w:rsidRPr="0027689A">
        <w:rPr>
          <w:sz w:val="24"/>
          <w:szCs w:val="24"/>
        </w:rPr>
        <w:t xml:space="preserve"> </w:t>
      </w:r>
    </w:p>
    <w:p w14:paraId="3553BCB3" w14:textId="3539F594" w:rsidR="00554D09" w:rsidRDefault="00554D09" w:rsidP="00F8005C">
      <w:pPr>
        <w:spacing w:line="276" w:lineRule="auto"/>
        <w:jc w:val="both"/>
        <w:rPr>
          <w:sz w:val="24"/>
          <w:szCs w:val="24"/>
        </w:rPr>
      </w:pPr>
    </w:p>
    <w:p w14:paraId="0B8EF354" w14:textId="1F0444A1" w:rsidR="00B232C1" w:rsidRDefault="00B232C1" w:rsidP="00F8005C">
      <w:pPr>
        <w:spacing w:line="276" w:lineRule="auto"/>
        <w:jc w:val="both"/>
        <w:rPr>
          <w:sz w:val="24"/>
          <w:szCs w:val="24"/>
        </w:rPr>
      </w:pPr>
      <w:r>
        <w:rPr>
          <w:sz w:val="24"/>
          <w:szCs w:val="24"/>
        </w:rPr>
        <w:t>Each step is described below.</w:t>
      </w:r>
    </w:p>
    <w:p w14:paraId="01C9850C" w14:textId="77777777" w:rsidR="00B232C1" w:rsidRPr="0027689A" w:rsidRDefault="00B232C1" w:rsidP="00F8005C">
      <w:pPr>
        <w:spacing w:line="276" w:lineRule="auto"/>
        <w:jc w:val="both"/>
        <w:rPr>
          <w:sz w:val="24"/>
          <w:szCs w:val="24"/>
        </w:rPr>
      </w:pPr>
    </w:p>
    <w:p w14:paraId="687AE708" w14:textId="67F36A4C" w:rsidR="00554D09" w:rsidRPr="00B232C1" w:rsidRDefault="00B232C1" w:rsidP="00B232C1">
      <w:pPr>
        <w:spacing w:line="276" w:lineRule="auto"/>
        <w:jc w:val="both"/>
        <w:rPr>
          <w:sz w:val="24"/>
          <w:szCs w:val="24"/>
        </w:rPr>
      </w:pPr>
      <w:r w:rsidRPr="007377EC">
        <w:rPr>
          <w:b/>
          <w:sz w:val="24"/>
          <w:szCs w:val="24"/>
        </w:rPr>
        <w:t>Step 1:</w:t>
      </w:r>
      <w:r>
        <w:rPr>
          <w:sz w:val="24"/>
          <w:szCs w:val="24"/>
        </w:rPr>
        <w:t xml:space="preserve"> </w:t>
      </w:r>
      <w:r w:rsidR="00554D09" w:rsidRPr="00B232C1">
        <w:rPr>
          <w:sz w:val="24"/>
          <w:szCs w:val="24"/>
        </w:rPr>
        <w:t xml:space="preserve">Input the location of the data collector script using the browse button or copy and paste method. The script will be provided to the user with the software package, so the user is not required to write this script. Recall from section 1.2.3.2 the python script named “SC_hv.py.” </w:t>
      </w:r>
    </w:p>
    <w:p w14:paraId="4DFE0D19" w14:textId="77777777" w:rsidR="00554D09" w:rsidRPr="0027689A" w:rsidRDefault="00554D09" w:rsidP="00F8005C">
      <w:pPr>
        <w:spacing w:line="276" w:lineRule="auto"/>
        <w:jc w:val="both"/>
        <w:rPr>
          <w:sz w:val="24"/>
          <w:szCs w:val="24"/>
        </w:rPr>
      </w:pPr>
    </w:p>
    <w:p w14:paraId="26496734" w14:textId="34362F34" w:rsidR="00554D09" w:rsidRPr="00B232C1" w:rsidRDefault="00B232C1" w:rsidP="00B232C1">
      <w:pPr>
        <w:spacing w:line="276" w:lineRule="auto"/>
        <w:jc w:val="both"/>
        <w:rPr>
          <w:sz w:val="24"/>
          <w:szCs w:val="24"/>
        </w:rPr>
      </w:pPr>
      <w:r w:rsidRPr="007377EC">
        <w:rPr>
          <w:b/>
          <w:sz w:val="24"/>
          <w:szCs w:val="24"/>
        </w:rPr>
        <w:t>Step 2:</w:t>
      </w:r>
      <w:r>
        <w:rPr>
          <w:sz w:val="24"/>
          <w:szCs w:val="24"/>
        </w:rPr>
        <w:t xml:space="preserve"> </w:t>
      </w:r>
      <w:r w:rsidR="00554D09" w:rsidRPr="00B232C1">
        <w:rPr>
          <w:sz w:val="24"/>
          <w:szCs w:val="24"/>
        </w:rPr>
        <w:t>Input the location to the data collection folder. The browse button can be used to browse to the folder where the user has selected to store the data. The user also has the option of copying and pasting the location of the folder in the box.</w:t>
      </w:r>
    </w:p>
    <w:p w14:paraId="6908F7AD" w14:textId="77777777" w:rsidR="00554D09" w:rsidRPr="0027689A" w:rsidRDefault="00554D09" w:rsidP="00F8005C">
      <w:pPr>
        <w:spacing w:line="276" w:lineRule="auto"/>
        <w:jc w:val="both"/>
        <w:rPr>
          <w:sz w:val="24"/>
          <w:szCs w:val="24"/>
        </w:rPr>
      </w:pPr>
    </w:p>
    <w:p w14:paraId="1812941F" w14:textId="2CF989DC" w:rsidR="00554D09" w:rsidRPr="00B232C1" w:rsidRDefault="00B232C1" w:rsidP="00B232C1">
      <w:pPr>
        <w:spacing w:line="276" w:lineRule="auto"/>
        <w:jc w:val="both"/>
        <w:rPr>
          <w:sz w:val="24"/>
          <w:szCs w:val="24"/>
        </w:rPr>
      </w:pPr>
      <w:r w:rsidRPr="007377EC">
        <w:rPr>
          <w:b/>
          <w:sz w:val="24"/>
          <w:szCs w:val="24"/>
        </w:rPr>
        <w:t>Step 3:</w:t>
      </w:r>
      <w:r>
        <w:rPr>
          <w:sz w:val="24"/>
          <w:szCs w:val="24"/>
        </w:rPr>
        <w:t xml:space="preserve"> </w:t>
      </w:r>
      <w:r w:rsidR="00554D09" w:rsidRPr="00B232C1">
        <w:rPr>
          <w:sz w:val="24"/>
          <w:szCs w:val="24"/>
        </w:rPr>
        <w:t>Input the year of ATR data collection by typing in the format YYYY</w:t>
      </w:r>
      <w:r w:rsidR="001A60E1">
        <w:rPr>
          <w:sz w:val="24"/>
          <w:szCs w:val="24"/>
        </w:rPr>
        <w:t xml:space="preserve"> (</w:t>
      </w:r>
      <w:r w:rsidR="00A63209">
        <w:rPr>
          <w:sz w:val="24"/>
          <w:szCs w:val="24"/>
        </w:rPr>
        <w:t>i.e.</w:t>
      </w:r>
      <w:r w:rsidR="001A60E1">
        <w:rPr>
          <w:sz w:val="24"/>
          <w:szCs w:val="24"/>
        </w:rPr>
        <w:t>- 2017, 2018)</w:t>
      </w:r>
      <w:r w:rsidR="00554D09" w:rsidRPr="00B232C1">
        <w:rPr>
          <w:sz w:val="24"/>
          <w:szCs w:val="24"/>
        </w:rPr>
        <w:t xml:space="preserve">. </w:t>
      </w:r>
    </w:p>
    <w:p w14:paraId="1BC92ECC" w14:textId="77777777" w:rsidR="00554D09" w:rsidRPr="0027689A" w:rsidRDefault="00554D09" w:rsidP="00F8005C">
      <w:pPr>
        <w:spacing w:line="276" w:lineRule="auto"/>
        <w:jc w:val="both"/>
        <w:rPr>
          <w:sz w:val="24"/>
          <w:szCs w:val="24"/>
        </w:rPr>
      </w:pPr>
    </w:p>
    <w:p w14:paraId="71DDD7A0" w14:textId="37302D21" w:rsidR="002A36BD" w:rsidRPr="00B232C1" w:rsidRDefault="00B232C1" w:rsidP="00B232C1">
      <w:pPr>
        <w:spacing w:line="276" w:lineRule="auto"/>
        <w:jc w:val="both"/>
        <w:rPr>
          <w:sz w:val="24"/>
          <w:szCs w:val="24"/>
        </w:rPr>
      </w:pPr>
      <w:r w:rsidRPr="007377EC">
        <w:rPr>
          <w:b/>
          <w:sz w:val="24"/>
          <w:szCs w:val="24"/>
        </w:rPr>
        <w:t>Step 4:</w:t>
      </w:r>
      <w:r>
        <w:rPr>
          <w:sz w:val="24"/>
          <w:szCs w:val="24"/>
        </w:rPr>
        <w:t xml:space="preserve"> </w:t>
      </w:r>
      <w:r w:rsidR="00554D09" w:rsidRPr="00B232C1">
        <w:rPr>
          <w:sz w:val="24"/>
          <w:szCs w:val="24"/>
        </w:rPr>
        <w:t>After providing all the inputs, click “Get Data” at the bottom and the software will run the program in the background.</w:t>
      </w:r>
    </w:p>
    <w:p w14:paraId="1015112B" w14:textId="1243A588" w:rsidR="00554D09" w:rsidRPr="002A36BD" w:rsidRDefault="00554D09" w:rsidP="002A36BD">
      <w:pPr>
        <w:spacing w:line="276" w:lineRule="auto"/>
        <w:jc w:val="both"/>
        <w:rPr>
          <w:sz w:val="24"/>
          <w:szCs w:val="24"/>
        </w:rPr>
      </w:pPr>
      <w:r w:rsidRPr="002A36BD">
        <w:rPr>
          <w:sz w:val="24"/>
          <w:szCs w:val="24"/>
        </w:rPr>
        <w:t xml:space="preserve"> </w:t>
      </w:r>
    </w:p>
    <w:p w14:paraId="134055EC" w14:textId="131AFE43" w:rsidR="00554D09" w:rsidRPr="0027689A"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lastRenderedPageBreak/>
        <w:t>1</w:t>
      </w:r>
      <w:r w:rsidR="00964FE5">
        <w:rPr>
          <w:rFonts w:ascii="Times New Roman" w:hAnsi="Times New Roman"/>
          <w:szCs w:val="24"/>
        </w:rPr>
        <w:t>.3</w:t>
      </w:r>
      <w:r w:rsidR="00554D09" w:rsidRPr="0027689A">
        <w:rPr>
          <w:rFonts w:ascii="Times New Roman" w:hAnsi="Times New Roman"/>
          <w:szCs w:val="24"/>
        </w:rPr>
        <w:t>.3</w:t>
      </w:r>
      <w:r w:rsidR="00554D09" w:rsidRPr="0027689A">
        <w:rPr>
          <w:rFonts w:ascii="Times New Roman" w:hAnsi="Times New Roman"/>
          <w:szCs w:val="24"/>
        </w:rPr>
        <w:tab/>
        <w:t>ATR List</w:t>
      </w:r>
    </w:p>
    <w:p w14:paraId="259F8FEE" w14:textId="1AB89C4A" w:rsidR="00554D09" w:rsidRPr="0027689A" w:rsidRDefault="00554D09" w:rsidP="00F8005C">
      <w:pPr>
        <w:spacing w:line="276" w:lineRule="auto"/>
        <w:jc w:val="both"/>
        <w:rPr>
          <w:sz w:val="24"/>
          <w:szCs w:val="24"/>
        </w:rPr>
      </w:pPr>
      <w:r w:rsidRPr="0027689A">
        <w:rPr>
          <w:sz w:val="24"/>
          <w:szCs w:val="24"/>
        </w:rPr>
        <w:t xml:space="preserve">Regardless of the whether </w:t>
      </w:r>
      <w:ins w:id="156" w:author="Windows User" w:date="2018-09-17T20:41:00Z">
        <w:r w:rsidR="0043257B">
          <w:rPr>
            <w:sz w:val="24"/>
            <w:szCs w:val="24"/>
          </w:rPr>
          <w:t>the user is</w:t>
        </w:r>
      </w:ins>
      <w:del w:id="157" w:author="Windows User" w:date="2018-09-17T20:41:00Z">
        <w:r w:rsidRPr="0027689A" w:rsidDel="0043257B">
          <w:rPr>
            <w:sz w:val="24"/>
            <w:szCs w:val="24"/>
          </w:rPr>
          <w:delText>you are</w:delText>
        </w:r>
      </w:del>
      <w:r w:rsidRPr="0027689A">
        <w:rPr>
          <w:sz w:val="24"/>
          <w:szCs w:val="24"/>
        </w:rPr>
        <w:t xml:space="preserve"> using the software to estimate AADT or collect ATR data, the software requires </w:t>
      </w:r>
      <w:ins w:id="158" w:author="Windows User" w:date="2018-09-17T20:39:00Z">
        <w:r w:rsidR="003525B5">
          <w:rPr>
            <w:sz w:val="24"/>
            <w:szCs w:val="24"/>
          </w:rPr>
          <w:t xml:space="preserve">the list </w:t>
        </w:r>
      </w:ins>
      <w:ins w:id="159" w:author="Nathan Huynh" w:date="2018-09-15T07:48:00Z">
        <w:del w:id="160" w:author="Windows User" w:date="2018-09-17T20:39:00Z">
          <w:r w:rsidR="00613DBA" w:rsidDel="003525B5">
            <w:rPr>
              <w:sz w:val="24"/>
              <w:szCs w:val="24"/>
            </w:rPr>
            <w:delText xml:space="preserve">an </w:delText>
          </w:r>
        </w:del>
      </w:ins>
      <w:commentRangeStart w:id="161"/>
      <w:del w:id="162" w:author="Windows User" w:date="2018-09-17T20:39:00Z">
        <w:r w:rsidRPr="0027689A" w:rsidDel="003525B5">
          <w:rPr>
            <w:sz w:val="24"/>
            <w:szCs w:val="24"/>
          </w:rPr>
          <w:delText>updated</w:delText>
        </w:r>
        <w:commentRangeEnd w:id="161"/>
        <w:r w:rsidR="00613DBA" w:rsidDel="003525B5">
          <w:rPr>
            <w:rStyle w:val="CommentReference"/>
          </w:rPr>
          <w:commentReference w:id="161"/>
        </w:r>
        <w:r w:rsidRPr="0027689A" w:rsidDel="003525B5">
          <w:rPr>
            <w:sz w:val="24"/>
            <w:szCs w:val="24"/>
          </w:rPr>
          <w:delText xml:space="preserve"> list </w:delText>
        </w:r>
      </w:del>
      <w:r w:rsidRPr="0027689A">
        <w:rPr>
          <w:sz w:val="24"/>
          <w:szCs w:val="24"/>
        </w:rPr>
        <w:t>of ATRs</w:t>
      </w:r>
      <w:ins w:id="163" w:author="Windows User" w:date="2018-09-17T20:39:00Z">
        <w:r w:rsidR="003525B5">
          <w:rPr>
            <w:sz w:val="24"/>
            <w:szCs w:val="24"/>
          </w:rPr>
          <w:t xml:space="preserve"> </w:t>
        </w:r>
      </w:ins>
      <w:del w:id="164" w:author="Windows User" w:date="2018-09-17T20:39:00Z">
        <w:r w:rsidRPr="0027689A" w:rsidDel="003525B5">
          <w:rPr>
            <w:sz w:val="24"/>
            <w:szCs w:val="24"/>
          </w:rPr>
          <w:delText xml:space="preserve">, </w:delText>
        </w:r>
      </w:del>
      <w:r w:rsidRPr="0027689A">
        <w:rPr>
          <w:sz w:val="24"/>
          <w:szCs w:val="24"/>
        </w:rPr>
        <w:t xml:space="preserve">entered on the third tab. </w:t>
      </w:r>
      <w:ins w:id="165" w:author="Windows User" w:date="2018-09-17T20:40:00Z">
        <w:r w:rsidR="003525B5">
          <w:rPr>
            <w:sz w:val="24"/>
            <w:szCs w:val="24"/>
          </w:rPr>
          <w:t>ATRs can get added or removed for</w:t>
        </w:r>
      </w:ins>
      <w:ins w:id="166" w:author="Windows User" w:date="2018-09-17T20:42:00Z">
        <w:r w:rsidR="0043257B">
          <w:rPr>
            <w:sz w:val="24"/>
            <w:szCs w:val="24"/>
          </w:rPr>
          <w:t xml:space="preserve"> various</w:t>
        </w:r>
      </w:ins>
      <w:ins w:id="167" w:author="Windows User" w:date="2018-09-17T20:40:00Z">
        <w:r w:rsidR="003525B5">
          <w:rPr>
            <w:sz w:val="24"/>
            <w:szCs w:val="24"/>
          </w:rPr>
          <w:t xml:space="preserve"> reasons. So, the ATR list needs to be updated accordingly in an e</w:t>
        </w:r>
        <w:r w:rsidR="00B418D9">
          <w:rPr>
            <w:sz w:val="24"/>
            <w:szCs w:val="24"/>
          </w:rPr>
          <w:t>xcel file</w:t>
        </w:r>
      </w:ins>
      <w:ins w:id="168" w:author="Windows User" w:date="2018-09-17T20:42:00Z">
        <w:r w:rsidR="009F0B10">
          <w:rPr>
            <w:sz w:val="24"/>
            <w:szCs w:val="24"/>
          </w:rPr>
          <w:t xml:space="preserve"> (.csv file)</w:t>
        </w:r>
      </w:ins>
      <w:ins w:id="169" w:author="Windows User" w:date="2018-09-17T20:40:00Z">
        <w:r w:rsidR="00B418D9">
          <w:rPr>
            <w:sz w:val="24"/>
            <w:szCs w:val="24"/>
          </w:rPr>
          <w:t xml:space="preserve"> and it </w:t>
        </w:r>
      </w:ins>
      <w:ins w:id="170" w:author="Windows User" w:date="2018-09-17T20:41:00Z">
        <w:r w:rsidR="007A6EE3">
          <w:rPr>
            <w:sz w:val="24"/>
            <w:szCs w:val="24"/>
          </w:rPr>
          <w:t>should be</w:t>
        </w:r>
        <w:r w:rsidR="00B418D9">
          <w:rPr>
            <w:sz w:val="24"/>
            <w:szCs w:val="24"/>
          </w:rPr>
          <w:t xml:space="preserve"> uploaded whenever we use the software</w:t>
        </w:r>
      </w:ins>
    </w:p>
    <w:p w14:paraId="7561586D" w14:textId="77777777" w:rsidR="00554D09" w:rsidRPr="0027689A" w:rsidRDefault="00554D09" w:rsidP="00F8005C">
      <w:pPr>
        <w:spacing w:line="276" w:lineRule="auto"/>
        <w:jc w:val="both"/>
        <w:rPr>
          <w:sz w:val="24"/>
          <w:szCs w:val="24"/>
        </w:rPr>
      </w:pPr>
    </w:p>
    <w:p w14:paraId="328A4BEE" w14:textId="644AF236" w:rsidR="00554D09" w:rsidRPr="0027689A" w:rsidRDefault="0038761E" w:rsidP="00F8005C">
      <w:pPr>
        <w:spacing w:line="276" w:lineRule="auto"/>
        <w:jc w:val="both"/>
        <w:rPr>
          <w:sz w:val="24"/>
          <w:szCs w:val="24"/>
        </w:rPr>
      </w:pPr>
      <w:r w:rsidRPr="0027689A">
        <w:rPr>
          <w:noProof/>
          <w:sz w:val="24"/>
          <w:szCs w:val="24"/>
        </w:rPr>
        <w:drawing>
          <wp:inline distT="0" distB="0" distL="0" distR="0" wp14:anchorId="2A3ADC6F" wp14:editId="5D934E2C">
            <wp:extent cx="3662701" cy="348267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1996" cy="3510527"/>
                    </a:xfrm>
                    <a:prstGeom prst="rect">
                      <a:avLst/>
                    </a:prstGeom>
                  </pic:spPr>
                </pic:pic>
              </a:graphicData>
            </a:graphic>
          </wp:inline>
        </w:drawing>
      </w:r>
    </w:p>
    <w:p w14:paraId="7E8FA686" w14:textId="77777777" w:rsidR="00554D09" w:rsidRPr="0027689A" w:rsidRDefault="00554D09" w:rsidP="00F8005C">
      <w:pPr>
        <w:spacing w:line="276" w:lineRule="auto"/>
        <w:jc w:val="both"/>
        <w:rPr>
          <w:sz w:val="24"/>
          <w:szCs w:val="24"/>
        </w:rPr>
      </w:pPr>
    </w:p>
    <w:p w14:paraId="67F4644E" w14:textId="290602C3" w:rsidR="00554D09" w:rsidRPr="0027689A" w:rsidRDefault="00554D09" w:rsidP="00F8005C">
      <w:pPr>
        <w:spacing w:line="276" w:lineRule="auto"/>
        <w:jc w:val="both"/>
        <w:rPr>
          <w:sz w:val="24"/>
          <w:szCs w:val="24"/>
        </w:rPr>
      </w:pPr>
      <w:commentRangeStart w:id="171"/>
      <w:r w:rsidRPr="0027689A">
        <w:rPr>
          <w:sz w:val="24"/>
          <w:szCs w:val="24"/>
        </w:rPr>
        <w:t xml:space="preserve">The browse button can be used to browse </w:t>
      </w:r>
      <w:del w:id="172" w:author="Nathan Huynh" w:date="2018-09-15T07:50:00Z">
        <w:r w:rsidRPr="0027689A" w:rsidDel="00613DBA">
          <w:rPr>
            <w:sz w:val="24"/>
            <w:szCs w:val="24"/>
          </w:rPr>
          <w:delText xml:space="preserve">to </w:delText>
        </w:r>
      </w:del>
      <w:r w:rsidRPr="0027689A">
        <w:rPr>
          <w:sz w:val="24"/>
          <w:szCs w:val="24"/>
        </w:rPr>
        <w:t xml:space="preserve">the location of the ATR list </w:t>
      </w:r>
      <w:ins w:id="173" w:author="Windows User" w:date="2018-09-17T20:43:00Z">
        <w:r w:rsidR="009F0B10">
          <w:rPr>
            <w:sz w:val="24"/>
            <w:szCs w:val="24"/>
          </w:rPr>
          <w:t xml:space="preserve">csv </w:t>
        </w:r>
      </w:ins>
      <w:r w:rsidRPr="0027689A">
        <w:rPr>
          <w:sz w:val="24"/>
          <w:szCs w:val="24"/>
        </w:rPr>
        <w:t xml:space="preserve">file. This file has to be in </w:t>
      </w:r>
      <w:del w:id="174" w:author="Windows User" w:date="2018-09-17T20:44:00Z">
        <w:r w:rsidRPr="0027689A" w:rsidDel="006520C4">
          <w:rPr>
            <w:sz w:val="24"/>
            <w:szCs w:val="24"/>
          </w:rPr>
          <w:delText>.</w:delText>
        </w:r>
      </w:del>
      <w:r w:rsidRPr="0027689A">
        <w:rPr>
          <w:sz w:val="24"/>
          <w:szCs w:val="24"/>
        </w:rPr>
        <w:t xml:space="preserve">csv format. </w:t>
      </w:r>
      <w:del w:id="175" w:author="Windows User" w:date="2018-09-17T20:43:00Z">
        <w:r w:rsidRPr="0027689A" w:rsidDel="00157D10">
          <w:rPr>
            <w:sz w:val="24"/>
            <w:szCs w:val="24"/>
          </w:rPr>
          <w:delText xml:space="preserve">Specific instructions on how to construct the .csv file will be described in </w:delText>
        </w:r>
        <w:r w:rsidR="00377A18" w:rsidDel="00157D10">
          <w:rPr>
            <w:sz w:val="24"/>
            <w:szCs w:val="24"/>
          </w:rPr>
          <w:delText>S</w:delText>
        </w:r>
        <w:r w:rsidR="00D03D01" w:rsidRPr="0027689A" w:rsidDel="00157D10">
          <w:rPr>
            <w:sz w:val="24"/>
            <w:szCs w:val="24"/>
          </w:rPr>
          <w:delText>ection 3</w:delText>
        </w:r>
        <w:r w:rsidRPr="0027689A" w:rsidDel="00157D10">
          <w:rPr>
            <w:sz w:val="24"/>
            <w:szCs w:val="24"/>
          </w:rPr>
          <w:delText xml:space="preserve">. </w:delText>
        </w:r>
      </w:del>
      <w:r w:rsidRPr="0027689A">
        <w:rPr>
          <w:sz w:val="24"/>
          <w:szCs w:val="24"/>
        </w:rPr>
        <w:t xml:space="preserve">The user also has the option </w:t>
      </w:r>
      <w:r w:rsidR="00377A18">
        <w:rPr>
          <w:sz w:val="24"/>
          <w:szCs w:val="24"/>
        </w:rPr>
        <w:t>to copy and paste</w:t>
      </w:r>
      <w:r w:rsidRPr="0027689A">
        <w:rPr>
          <w:sz w:val="24"/>
          <w:szCs w:val="24"/>
        </w:rPr>
        <w:t xml:space="preserve"> the location of the file in the box.</w:t>
      </w:r>
      <w:commentRangeEnd w:id="171"/>
      <w:r w:rsidR="00F77D66">
        <w:rPr>
          <w:rStyle w:val="CommentReference"/>
        </w:rPr>
        <w:commentReference w:id="171"/>
      </w:r>
    </w:p>
    <w:p w14:paraId="25B8E778" w14:textId="77777777" w:rsidR="00554D09" w:rsidRPr="0027689A" w:rsidRDefault="00554D09" w:rsidP="00F8005C">
      <w:pPr>
        <w:spacing w:line="276" w:lineRule="auto"/>
        <w:jc w:val="both"/>
        <w:rPr>
          <w:sz w:val="24"/>
          <w:szCs w:val="24"/>
        </w:rPr>
      </w:pPr>
    </w:p>
    <w:p w14:paraId="4194A5FC" w14:textId="77777777" w:rsidR="00554D09" w:rsidRPr="0027689A" w:rsidRDefault="00554D09" w:rsidP="00F8005C">
      <w:pPr>
        <w:spacing w:line="276" w:lineRule="auto"/>
        <w:rPr>
          <w:sz w:val="24"/>
          <w:szCs w:val="24"/>
        </w:rPr>
      </w:pPr>
    </w:p>
    <w:p w14:paraId="7EB081A5" w14:textId="77777777" w:rsidR="00554D09" w:rsidRPr="0027689A" w:rsidRDefault="00554D09" w:rsidP="00F8005C">
      <w:pPr>
        <w:spacing w:line="276" w:lineRule="auto"/>
        <w:rPr>
          <w:sz w:val="24"/>
          <w:szCs w:val="24"/>
        </w:rPr>
      </w:pPr>
    </w:p>
    <w:p w14:paraId="7F0F3BD6" w14:textId="77777777" w:rsidR="00E61631" w:rsidRPr="0027689A" w:rsidRDefault="00E61631" w:rsidP="00F8005C">
      <w:pPr>
        <w:spacing w:line="276" w:lineRule="auto"/>
        <w:rPr>
          <w:sz w:val="24"/>
          <w:szCs w:val="24"/>
        </w:rPr>
      </w:pPr>
    </w:p>
    <w:p w14:paraId="067777E2" w14:textId="71A7AA7F" w:rsidR="00E61631" w:rsidRPr="0027689A" w:rsidRDefault="00E61631" w:rsidP="00F8005C">
      <w:pPr>
        <w:spacing w:line="276" w:lineRule="auto"/>
        <w:rPr>
          <w:sz w:val="24"/>
          <w:szCs w:val="24"/>
        </w:rPr>
      </w:pPr>
    </w:p>
    <w:p w14:paraId="4844B55C" w14:textId="67357C5B" w:rsidR="00554D09" w:rsidRPr="0027689A" w:rsidRDefault="00554D09" w:rsidP="00F8005C">
      <w:pPr>
        <w:spacing w:line="276" w:lineRule="auto"/>
        <w:rPr>
          <w:sz w:val="24"/>
          <w:szCs w:val="24"/>
        </w:rPr>
      </w:pPr>
    </w:p>
    <w:p w14:paraId="0EBC6A93" w14:textId="5EEED57F" w:rsidR="00554D09" w:rsidRPr="0027689A" w:rsidRDefault="00554D09" w:rsidP="00F8005C">
      <w:pPr>
        <w:spacing w:line="276" w:lineRule="auto"/>
        <w:rPr>
          <w:sz w:val="24"/>
          <w:szCs w:val="24"/>
        </w:rPr>
      </w:pPr>
    </w:p>
    <w:p w14:paraId="0B814A06" w14:textId="7A017655" w:rsidR="00FF4172" w:rsidRPr="0027689A" w:rsidRDefault="00FF4172" w:rsidP="00F8005C">
      <w:pPr>
        <w:spacing w:line="276" w:lineRule="auto"/>
        <w:rPr>
          <w:sz w:val="24"/>
          <w:szCs w:val="24"/>
        </w:rPr>
      </w:pPr>
    </w:p>
    <w:p w14:paraId="252596E3" w14:textId="2E1A4D9F" w:rsidR="00FF4172" w:rsidRPr="0027689A" w:rsidRDefault="00FF4172" w:rsidP="00F8005C">
      <w:pPr>
        <w:spacing w:line="276" w:lineRule="auto"/>
        <w:rPr>
          <w:sz w:val="24"/>
          <w:szCs w:val="24"/>
        </w:rPr>
      </w:pPr>
    </w:p>
    <w:p w14:paraId="4220875B" w14:textId="74F5898B" w:rsidR="00FF4172" w:rsidRPr="0027689A" w:rsidRDefault="00FF4172" w:rsidP="00F8005C">
      <w:pPr>
        <w:spacing w:line="276" w:lineRule="auto"/>
        <w:rPr>
          <w:sz w:val="24"/>
          <w:szCs w:val="24"/>
        </w:rPr>
      </w:pPr>
    </w:p>
    <w:p w14:paraId="0AAA9163" w14:textId="4C98280E" w:rsidR="00FF4172" w:rsidRPr="0027689A" w:rsidRDefault="00FF4172" w:rsidP="00F8005C">
      <w:pPr>
        <w:spacing w:line="276" w:lineRule="auto"/>
        <w:rPr>
          <w:sz w:val="24"/>
          <w:szCs w:val="24"/>
        </w:rPr>
      </w:pPr>
    </w:p>
    <w:p w14:paraId="0445778F" w14:textId="78084D96" w:rsidR="00FF4172" w:rsidRPr="0027689A" w:rsidRDefault="00FF4172" w:rsidP="00F8005C">
      <w:pPr>
        <w:spacing w:line="276" w:lineRule="auto"/>
        <w:rPr>
          <w:sz w:val="24"/>
          <w:szCs w:val="24"/>
        </w:rPr>
      </w:pPr>
    </w:p>
    <w:p w14:paraId="71956CE0" w14:textId="0C7EB11C" w:rsidR="00FF4172" w:rsidRPr="0027689A" w:rsidRDefault="00FF4172" w:rsidP="00F8005C">
      <w:pPr>
        <w:spacing w:line="276" w:lineRule="auto"/>
        <w:rPr>
          <w:sz w:val="24"/>
          <w:szCs w:val="24"/>
        </w:rPr>
      </w:pPr>
    </w:p>
    <w:p w14:paraId="735D29A7" w14:textId="5813EB7F" w:rsidR="00FF4172" w:rsidRPr="0027689A" w:rsidRDefault="00FF4172" w:rsidP="00F8005C">
      <w:pPr>
        <w:spacing w:line="276" w:lineRule="auto"/>
        <w:rPr>
          <w:sz w:val="24"/>
          <w:szCs w:val="24"/>
        </w:rPr>
      </w:pPr>
    </w:p>
    <w:p w14:paraId="47B351B9" w14:textId="27AEF622" w:rsidR="00FF4172" w:rsidRPr="0027689A" w:rsidRDefault="00FF4172" w:rsidP="00F8005C">
      <w:pPr>
        <w:spacing w:line="276" w:lineRule="auto"/>
        <w:rPr>
          <w:sz w:val="24"/>
          <w:szCs w:val="24"/>
        </w:rPr>
      </w:pPr>
    </w:p>
    <w:p w14:paraId="5F0CA741" w14:textId="037961A0" w:rsidR="00554D09" w:rsidRPr="0027689A" w:rsidRDefault="00554D09" w:rsidP="00F8005C">
      <w:pPr>
        <w:spacing w:line="276" w:lineRule="auto"/>
        <w:rPr>
          <w:sz w:val="24"/>
          <w:szCs w:val="24"/>
        </w:rPr>
      </w:pPr>
    </w:p>
    <w:p w14:paraId="62A2F803" w14:textId="77777777" w:rsidR="00554D09" w:rsidRPr="0027689A" w:rsidRDefault="00554D09" w:rsidP="00F8005C">
      <w:pPr>
        <w:spacing w:line="276" w:lineRule="auto"/>
        <w:rPr>
          <w:sz w:val="24"/>
          <w:szCs w:val="24"/>
        </w:rPr>
      </w:pPr>
    </w:p>
    <w:p w14:paraId="303EC563" w14:textId="77777777" w:rsidR="00E61631" w:rsidRPr="0027689A" w:rsidRDefault="00E61631" w:rsidP="00F8005C">
      <w:pPr>
        <w:spacing w:line="276" w:lineRule="auto"/>
        <w:rPr>
          <w:sz w:val="24"/>
          <w:szCs w:val="24"/>
        </w:rPr>
      </w:pPr>
    </w:p>
    <w:p w14:paraId="732727DA" w14:textId="77777777" w:rsidR="00E61631" w:rsidRPr="0027689A" w:rsidRDefault="00E61631" w:rsidP="00F8005C">
      <w:pPr>
        <w:spacing w:line="276" w:lineRule="auto"/>
        <w:rPr>
          <w:sz w:val="24"/>
          <w:szCs w:val="24"/>
        </w:rPr>
      </w:pPr>
    </w:p>
    <w:p w14:paraId="4030BB93" w14:textId="77777777" w:rsidR="00E61631" w:rsidRPr="0027689A" w:rsidRDefault="00E61631" w:rsidP="00F8005C">
      <w:pPr>
        <w:spacing w:line="276" w:lineRule="auto"/>
        <w:rPr>
          <w:sz w:val="24"/>
          <w:szCs w:val="24"/>
        </w:rPr>
      </w:pPr>
    </w:p>
    <w:p w14:paraId="2898C71A" w14:textId="77777777" w:rsidR="00E61631" w:rsidRPr="0027689A" w:rsidRDefault="00E61631" w:rsidP="00F8005C">
      <w:pPr>
        <w:spacing w:line="276" w:lineRule="auto"/>
        <w:rPr>
          <w:sz w:val="24"/>
          <w:szCs w:val="24"/>
        </w:rPr>
      </w:pPr>
    </w:p>
    <w:p w14:paraId="081AFBFA" w14:textId="77777777" w:rsidR="00E61631" w:rsidRPr="0027689A" w:rsidRDefault="00E61631" w:rsidP="00F8005C">
      <w:pPr>
        <w:spacing w:line="276" w:lineRule="auto"/>
        <w:rPr>
          <w:sz w:val="24"/>
          <w:szCs w:val="24"/>
        </w:rPr>
      </w:pPr>
    </w:p>
    <w:p w14:paraId="0E415CE5" w14:textId="77777777" w:rsidR="00E61631" w:rsidRPr="0027689A" w:rsidRDefault="00E61631" w:rsidP="00F8005C">
      <w:pPr>
        <w:spacing w:line="276" w:lineRule="auto"/>
        <w:rPr>
          <w:sz w:val="24"/>
          <w:szCs w:val="24"/>
        </w:rPr>
      </w:pPr>
    </w:p>
    <w:p w14:paraId="7C958412" w14:textId="77777777" w:rsidR="00E61631" w:rsidRPr="0027689A" w:rsidRDefault="00E61631" w:rsidP="00F8005C">
      <w:pPr>
        <w:spacing w:line="276" w:lineRule="auto"/>
        <w:rPr>
          <w:sz w:val="24"/>
          <w:szCs w:val="24"/>
        </w:rPr>
      </w:pPr>
    </w:p>
    <w:p w14:paraId="0EF8A04D" w14:textId="17C65B0D" w:rsidR="00E61631" w:rsidRDefault="00E61631" w:rsidP="00F8005C">
      <w:pPr>
        <w:spacing w:line="276" w:lineRule="auto"/>
        <w:rPr>
          <w:sz w:val="24"/>
          <w:szCs w:val="24"/>
        </w:rPr>
      </w:pPr>
    </w:p>
    <w:p w14:paraId="2F9FC635" w14:textId="1F83B9D8" w:rsidR="005F67B3" w:rsidRDefault="005F67B3" w:rsidP="00F8005C">
      <w:pPr>
        <w:spacing w:line="276" w:lineRule="auto"/>
        <w:rPr>
          <w:sz w:val="24"/>
          <w:szCs w:val="24"/>
        </w:rPr>
      </w:pPr>
    </w:p>
    <w:p w14:paraId="1B6C3852" w14:textId="2C9771C0" w:rsidR="00E61631" w:rsidRPr="0027689A" w:rsidRDefault="00E61631" w:rsidP="00F8005C">
      <w:pPr>
        <w:spacing w:line="276" w:lineRule="auto"/>
        <w:rPr>
          <w:sz w:val="24"/>
          <w:szCs w:val="24"/>
        </w:rPr>
      </w:pPr>
    </w:p>
    <w:p w14:paraId="21B9666D" w14:textId="45B8F700" w:rsidR="00E61631" w:rsidDel="000E35BF" w:rsidRDefault="00E61631" w:rsidP="00F8005C">
      <w:pPr>
        <w:spacing w:line="276" w:lineRule="auto"/>
        <w:rPr>
          <w:del w:id="176" w:author="Windows User" w:date="2018-09-17T20:44:00Z"/>
          <w:sz w:val="24"/>
          <w:szCs w:val="24"/>
        </w:rPr>
      </w:pPr>
    </w:p>
    <w:p w14:paraId="63E8A000" w14:textId="6E4F1A81" w:rsidR="002A36BD" w:rsidDel="000E35BF" w:rsidRDefault="002A36BD" w:rsidP="00F8005C">
      <w:pPr>
        <w:spacing w:line="276" w:lineRule="auto"/>
        <w:rPr>
          <w:del w:id="177" w:author="Windows User" w:date="2018-09-17T20:44:00Z"/>
          <w:sz w:val="24"/>
          <w:szCs w:val="24"/>
        </w:rPr>
      </w:pPr>
    </w:p>
    <w:p w14:paraId="6BB8C664" w14:textId="77777777" w:rsidR="002A36BD" w:rsidRPr="0027689A" w:rsidDel="000E35BF" w:rsidRDefault="002A36BD" w:rsidP="00F8005C">
      <w:pPr>
        <w:spacing w:line="276" w:lineRule="auto"/>
        <w:rPr>
          <w:del w:id="178" w:author="Windows User" w:date="2018-09-17T20:44:00Z"/>
          <w:sz w:val="24"/>
          <w:szCs w:val="24"/>
        </w:rPr>
      </w:pPr>
    </w:p>
    <w:p w14:paraId="609B25C2" w14:textId="513B6173" w:rsidR="00E61631" w:rsidDel="000E35BF" w:rsidRDefault="00E61631" w:rsidP="00F8005C">
      <w:pPr>
        <w:spacing w:line="276" w:lineRule="auto"/>
        <w:rPr>
          <w:del w:id="179" w:author="Windows User" w:date="2018-09-17T20:44:00Z"/>
          <w:sz w:val="24"/>
          <w:szCs w:val="24"/>
        </w:rPr>
      </w:pPr>
    </w:p>
    <w:p w14:paraId="6E166858" w14:textId="77777777" w:rsidR="005559F1" w:rsidRPr="0027689A" w:rsidDel="000E35BF" w:rsidRDefault="005559F1" w:rsidP="00F8005C">
      <w:pPr>
        <w:spacing w:line="276" w:lineRule="auto"/>
        <w:rPr>
          <w:del w:id="180" w:author="Windows User" w:date="2018-09-17T20:44:00Z"/>
          <w:sz w:val="24"/>
          <w:szCs w:val="24"/>
        </w:rPr>
      </w:pPr>
    </w:p>
    <w:p w14:paraId="3B046C3A" w14:textId="77777777" w:rsidR="00E61631" w:rsidRPr="0027689A" w:rsidDel="000E35BF" w:rsidRDefault="00E61631" w:rsidP="00F8005C">
      <w:pPr>
        <w:spacing w:line="276" w:lineRule="auto"/>
        <w:rPr>
          <w:del w:id="181" w:author="Windows User" w:date="2018-09-17T20:44:00Z"/>
          <w:sz w:val="24"/>
          <w:szCs w:val="24"/>
        </w:rPr>
      </w:pPr>
    </w:p>
    <w:p w14:paraId="33B8C45D" w14:textId="77777777" w:rsidR="00E61631" w:rsidRPr="0027689A" w:rsidRDefault="00E61631" w:rsidP="00F8005C">
      <w:pPr>
        <w:spacing w:line="276" w:lineRule="auto"/>
        <w:rPr>
          <w:sz w:val="24"/>
          <w:szCs w:val="24"/>
        </w:rPr>
      </w:pPr>
    </w:p>
    <w:p w14:paraId="5251EEB6" w14:textId="7DC113F7" w:rsidR="00E61631" w:rsidRDefault="00E61631" w:rsidP="00F8005C">
      <w:pPr>
        <w:spacing w:line="276" w:lineRule="auto"/>
        <w:rPr>
          <w:sz w:val="24"/>
          <w:szCs w:val="24"/>
        </w:rPr>
      </w:pPr>
    </w:p>
    <w:p w14:paraId="3E07B1CA" w14:textId="58E3FFF5" w:rsidR="000E35BF" w:rsidRDefault="000E35BF" w:rsidP="00F8005C">
      <w:pPr>
        <w:spacing w:line="276" w:lineRule="auto"/>
        <w:rPr>
          <w:ins w:id="182" w:author="Windows User" w:date="2018-09-17T20:44:00Z"/>
          <w:sz w:val="24"/>
          <w:szCs w:val="24"/>
        </w:rPr>
      </w:pPr>
    </w:p>
    <w:p w14:paraId="3DDF387D" w14:textId="212E2625" w:rsidR="000E35BF" w:rsidRDefault="000E35BF" w:rsidP="00F8005C">
      <w:pPr>
        <w:spacing w:line="276" w:lineRule="auto"/>
        <w:rPr>
          <w:ins w:id="183" w:author="Windows User" w:date="2018-09-17T20:44:00Z"/>
          <w:sz w:val="24"/>
          <w:szCs w:val="24"/>
        </w:rPr>
      </w:pPr>
    </w:p>
    <w:p w14:paraId="027A201A" w14:textId="77777777" w:rsidR="000E35BF" w:rsidRDefault="000E35BF" w:rsidP="00F8005C">
      <w:pPr>
        <w:spacing w:line="276" w:lineRule="auto"/>
        <w:rPr>
          <w:sz w:val="24"/>
          <w:szCs w:val="24"/>
        </w:rPr>
      </w:pPr>
    </w:p>
    <w:p w14:paraId="03537C30" w14:textId="77777777" w:rsidR="005559F1" w:rsidRPr="0027689A" w:rsidRDefault="005559F1" w:rsidP="00F8005C">
      <w:pPr>
        <w:spacing w:line="276" w:lineRule="auto"/>
        <w:rPr>
          <w:sz w:val="24"/>
          <w:szCs w:val="24"/>
        </w:rPr>
      </w:pPr>
    </w:p>
    <w:p w14:paraId="2C3FAE89" w14:textId="77777777" w:rsidR="00E61631" w:rsidRPr="0027689A" w:rsidRDefault="00E61631" w:rsidP="00F8005C">
      <w:pPr>
        <w:spacing w:line="276" w:lineRule="auto"/>
        <w:rPr>
          <w:sz w:val="24"/>
          <w:szCs w:val="24"/>
        </w:rPr>
      </w:pPr>
    </w:p>
    <w:p w14:paraId="3828F829" w14:textId="77777777" w:rsidR="00CC64BD" w:rsidRPr="00CC64BD" w:rsidRDefault="00693B02" w:rsidP="00CC64BD">
      <w:pPr>
        <w:pStyle w:val="Heading2"/>
        <w:numPr>
          <w:ilvl w:val="0"/>
          <w:numId w:val="0"/>
        </w:numPr>
        <w:spacing w:before="0" w:after="0" w:line="276" w:lineRule="auto"/>
        <w:jc w:val="right"/>
        <w:rPr>
          <w:rFonts w:ascii="Times New Roman" w:hAnsi="Times New Roman"/>
          <w:sz w:val="24"/>
          <w:szCs w:val="24"/>
        </w:rPr>
      </w:pPr>
      <w:r w:rsidRPr="00CC64BD">
        <w:rPr>
          <w:rFonts w:ascii="Times New Roman" w:hAnsi="Times New Roman"/>
          <w:sz w:val="24"/>
          <w:szCs w:val="24"/>
        </w:rPr>
        <w:t>2</w:t>
      </w:r>
      <w:r w:rsidR="00F45B11" w:rsidRPr="00CC64BD">
        <w:rPr>
          <w:rFonts w:ascii="Times New Roman" w:hAnsi="Times New Roman"/>
          <w:sz w:val="24"/>
          <w:szCs w:val="24"/>
        </w:rPr>
        <w:t>.0</w:t>
      </w:r>
      <w:r w:rsidR="00F45B11" w:rsidRPr="00CC64BD">
        <w:rPr>
          <w:rFonts w:ascii="Times New Roman" w:hAnsi="Times New Roman"/>
          <w:sz w:val="24"/>
          <w:szCs w:val="24"/>
        </w:rPr>
        <w:tab/>
      </w:r>
      <w:r w:rsidR="00554D09" w:rsidRPr="00CC64BD">
        <w:rPr>
          <w:rFonts w:ascii="Times New Roman" w:hAnsi="Times New Roman"/>
          <w:sz w:val="24"/>
          <w:szCs w:val="24"/>
        </w:rPr>
        <w:t>INITIAL SETUP</w:t>
      </w:r>
      <w:r w:rsidR="00DC0396" w:rsidRPr="00CC64BD">
        <w:rPr>
          <w:rFonts w:ascii="Times New Roman" w:hAnsi="Times New Roman"/>
          <w:sz w:val="24"/>
          <w:szCs w:val="24"/>
        </w:rPr>
        <w:t xml:space="preserve"> &amp;</w:t>
      </w:r>
      <w:r w:rsidR="00902857" w:rsidRPr="00CC64BD">
        <w:rPr>
          <w:rFonts w:ascii="Times New Roman" w:hAnsi="Times New Roman"/>
          <w:sz w:val="24"/>
          <w:szCs w:val="24"/>
        </w:rPr>
        <w:t xml:space="preserve"> INSTALLATION</w:t>
      </w:r>
    </w:p>
    <w:p w14:paraId="1F90784B" w14:textId="04639C6F" w:rsidR="00CC64BD" w:rsidRDefault="00CC64BD" w:rsidP="00F8005C">
      <w:pPr>
        <w:pStyle w:val="Heading2"/>
        <w:numPr>
          <w:ilvl w:val="0"/>
          <w:numId w:val="0"/>
        </w:numPr>
        <w:spacing w:before="0" w:after="0" w:line="276" w:lineRule="auto"/>
        <w:jc w:val="both"/>
        <w:rPr>
          <w:b w:val="0"/>
          <w:sz w:val="24"/>
          <w:szCs w:val="24"/>
        </w:rPr>
      </w:pPr>
    </w:p>
    <w:p w14:paraId="7C74F0DD" w14:textId="2D494460" w:rsidR="00CC64BD" w:rsidRDefault="00CC64BD" w:rsidP="00CC64BD"/>
    <w:p w14:paraId="6ED0D48A" w14:textId="5C769EC7" w:rsidR="00CC64BD" w:rsidRDefault="00CC64BD" w:rsidP="00CC64BD"/>
    <w:p w14:paraId="4DB620D1" w14:textId="5F15DAAD" w:rsidR="00CC64BD" w:rsidRDefault="00CC64BD" w:rsidP="00CC64BD"/>
    <w:p w14:paraId="6472F623" w14:textId="29598E02" w:rsidR="00CC64BD" w:rsidRDefault="00CC64BD" w:rsidP="00CC64BD"/>
    <w:p w14:paraId="6BA9AEC7" w14:textId="67A2F024" w:rsidR="00CC64BD" w:rsidRDefault="00CC64BD" w:rsidP="00CC64BD"/>
    <w:p w14:paraId="70E38BFD" w14:textId="647E4CDD" w:rsidR="00CC64BD" w:rsidRDefault="00CC64BD" w:rsidP="00CC64BD"/>
    <w:p w14:paraId="5C57A01C" w14:textId="28A64C9B" w:rsidR="00CC64BD" w:rsidRDefault="00CC64BD" w:rsidP="00CC64BD"/>
    <w:p w14:paraId="0ED5A882" w14:textId="35AE40AB" w:rsidR="00CC64BD" w:rsidRDefault="00CC64BD" w:rsidP="00CC64BD"/>
    <w:p w14:paraId="78F3B7DC" w14:textId="38E167A9" w:rsidR="00CC64BD" w:rsidRDefault="00CC64BD" w:rsidP="00CC64BD"/>
    <w:p w14:paraId="3A52983C" w14:textId="0DA70779" w:rsidR="00CC64BD" w:rsidRDefault="00CC64BD" w:rsidP="00CC64BD"/>
    <w:p w14:paraId="5BD65FFB" w14:textId="4A2D14C6" w:rsidR="00CC64BD" w:rsidRDefault="00CC64BD" w:rsidP="00CC64BD"/>
    <w:p w14:paraId="3E82BBAF" w14:textId="3866F48D" w:rsidR="00CC64BD" w:rsidRDefault="00CC64BD" w:rsidP="00CC64BD"/>
    <w:p w14:paraId="60C0A61A" w14:textId="59B12E54" w:rsidR="00CC64BD" w:rsidRDefault="00CC64BD" w:rsidP="00CC64BD"/>
    <w:p w14:paraId="7D4B2228" w14:textId="466A49F9" w:rsidR="00CC64BD" w:rsidRDefault="00CC64BD" w:rsidP="00CC64BD"/>
    <w:p w14:paraId="76A4AF98" w14:textId="26F147C4" w:rsidR="00CC64BD" w:rsidRDefault="00CC64BD" w:rsidP="00CC64BD"/>
    <w:p w14:paraId="115AF343" w14:textId="693308A2" w:rsidR="00CC64BD" w:rsidRDefault="00CC64BD" w:rsidP="00CC64BD"/>
    <w:p w14:paraId="65DF3100" w14:textId="3E67BA65" w:rsidR="00CC64BD" w:rsidRDefault="00CC64BD" w:rsidP="00CC64BD"/>
    <w:p w14:paraId="2C669606" w14:textId="76963C24" w:rsidR="00CC64BD" w:rsidRDefault="00CC64BD" w:rsidP="00CC64BD"/>
    <w:p w14:paraId="7C8E3AB8" w14:textId="776F989B" w:rsidR="00CC64BD" w:rsidRDefault="00CC64BD" w:rsidP="00CC64BD"/>
    <w:p w14:paraId="0F3E6494" w14:textId="67A53564" w:rsidR="00CC64BD" w:rsidRDefault="00CC64BD" w:rsidP="00CC64BD"/>
    <w:p w14:paraId="47FE1CF0" w14:textId="7AA8F455" w:rsidR="00CC64BD" w:rsidRDefault="00CC64BD" w:rsidP="00CC64BD"/>
    <w:p w14:paraId="3EB25638" w14:textId="5AA26734" w:rsidR="00CC64BD" w:rsidDel="000E35BF" w:rsidRDefault="00CC64BD" w:rsidP="00CC64BD">
      <w:pPr>
        <w:rPr>
          <w:del w:id="184" w:author="Windows User" w:date="2018-09-17T20:44:00Z"/>
        </w:rPr>
      </w:pPr>
    </w:p>
    <w:p w14:paraId="7FA3A7BD" w14:textId="44670AC0" w:rsidR="00CC64BD" w:rsidRPr="00CC64BD" w:rsidRDefault="00CC64BD" w:rsidP="00CC64BD"/>
    <w:p w14:paraId="35E6FF61" w14:textId="16C50654" w:rsidR="00036BBC" w:rsidRDefault="00664FF9" w:rsidP="00F8005C">
      <w:pPr>
        <w:pStyle w:val="Heading2"/>
        <w:numPr>
          <w:ilvl w:val="0"/>
          <w:numId w:val="0"/>
        </w:numPr>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2</w:t>
      </w:r>
      <w:r w:rsidR="00B903F8" w:rsidRPr="0027689A">
        <w:rPr>
          <w:rFonts w:ascii="Times New Roman" w:hAnsi="Times New Roman"/>
          <w:sz w:val="24"/>
          <w:szCs w:val="24"/>
        </w:rPr>
        <w:t>.</w:t>
      </w:r>
      <w:r w:rsidR="00B91924" w:rsidRPr="0027689A">
        <w:rPr>
          <w:rFonts w:ascii="Times New Roman" w:hAnsi="Times New Roman"/>
          <w:sz w:val="24"/>
          <w:szCs w:val="24"/>
        </w:rPr>
        <w:t>1</w:t>
      </w:r>
      <w:r w:rsidR="00B903F8" w:rsidRPr="0027689A">
        <w:rPr>
          <w:rFonts w:ascii="Times New Roman" w:hAnsi="Times New Roman"/>
          <w:sz w:val="24"/>
          <w:szCs w:val="24"/>
        </w:rPr>
        <w:tab/>
        <w:t>Software and Hardware</w:t>
      </w:r>
      <w:r w:rsidR="00A93BB0" w:rsidRPr="0027689A">
        <w:rPr>
          <w:rFonts w:ascii="Times New Roman" w:hAnsi="Times New Roman"/>
          <w:sz w:val="24"/>
          <w:szCs w:val="24"/>
        </w:rPr>
        <w:t xml:space="preserve"> R</w:t>
      </w:r>
      <w:r w:rsidR="00B903F8" w:rsidRPr="0027689A">
        <w:rPr>
          <w:rFonts w:ascii="Times New Roman" w:hAnsi="Times New Roman"/>
          <w:sz w:val="24"/>
          <w:szCs w:val="24"/>
        </w:rPr>
        <w:t>equirements</w:t>
      </w:r>
    </w:p>
    <w:p w14:paraId="49C4B678" w14:textId="77777777" w:rsidR="00F8005C" w:rsidRPr="00F8005C" w:rsidRDefault="00F8005C" w:rsidP="00F8005C"/>
    <w:p w14:paraId="2172E928" w14:textId="3AE9A6D1" w:rsidR="00A34284" w:rsidRPr="00081682"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4F341B" w:rsidRPr="0027689A">
        <w:rPr>
          <w:rFonts w:ascii="Times New Roman" w:hAnsi="Times New Roman"/>
          <w:szCs w:val="24"/>
        </w:rPr>
        <w:t>.</w:t>
      </w:r>
      <w:r w:rsidR="00B91924" w:rsidRPr="0027689A">
        <w:rPr>
          <w:rFonts w:ascii="Times New Roman" w:hAnsi="Times New Roman"/>
          <w:szCs w:val="24"/>
        </w:rPr>
        <w:t>1</w:t>
      </w:r>
      <w:r w:rsidR="00A34284" w:rsidRPr="0027689A">
        <w:rPr>
          <w:rFonts w:ascii="Times New Roman" w:hAnsi="Times New Roman"/>
          <w:szCs w:val="24"/>
        </w:rPr>
        <w:t>.1</w:t>
      </w:r>
      <w:r w:rsidR="00A34284" w:rsidRPr="0027689A">
        <w:rPr>
          <w:rFonts w:ascii="Times New Roman" w:hAnsi="Times New Roman"/>
          <w:szCs w:val="24"/>
        </w:rPr>
        <w:tab/>
      </w:r>
      <w:r w:rsidR="00E267EB" w:rsidRPr="0027689A">
        <w:rPr>
          <w:rFonts w:ascii="Times New Roman" w:hAnsi="Times New Roman"/>
          <w:szCs w:val="24"/>
        </w:rPr>
        <w:t>Hardware</w:t>
      </w:r>
      <w:r w:rsidR="00637644" w:rsidRPr="0027689A">
        <w:rPr>
          <w:rFonts w:ascii="Times New Roman" w:hAnsi="Times New Roman"/>
          <w:szCs w:val="24"/>
        </w:rPr>
        <w:t xml:space="preserve"> Requirements</w:t>
      </w:r>
    </w:p>
    <w:p w14:paraId="5067694A" w14:textId="77777777" w:rsidR="00864E0E" w:rsidRPr="0027689A" w:rsidRDefault="003553CA" w:rsidP="00F8005C">
      <w:pPr>
        <w:spacing w:line="276" w:lineRule="auto"/>
        <w:jc w:val="both"/>
        <w:rPr>
          <w:sz w:val="24"/>
          <w:szCs w:val="24"/>
        </w:rPr>
      </w:pPr>
      <w:r w:rsidRPr="0027689A">
        <w:rPr>
          <w:sz w:val="24"/>
          <w:szCs w:val="24"/>
        </w:rPr>
        <w:t xml:space="preserve">The software can run on any </w:t>
      </w:r>
      <w:r w:rsidR="007F0C72" w:rsidRPr="0027689A">
        <w:rPr>
          <w:sz w:val="24"/>
          <w:szCs w:val="24"/>
        </w:rPr>
        <w:t>basic</w:t>
      </w:r>
      <w:r w:rsidR="00C67F18" w:rsidRPr="0027689A">
        <w:rPr>
          <w:sz w:val="24"/>
          <w:szCs w:val="24"/>
        </w:rPr>
        <w:t xml:space="preserve"> </w:t>
      </w:r>
      <w:r w:rsidR="00D51125" w:rsidRPr="0027689A">
        <w:rPr>
          <w:sz w:val="24"/>
          <w:szCs w:val="24"/>
        </w:rPr>
        <w:t xml:space="preserve">hardware </w:t>
      </w:r>
      <w:r w:rsidR="00C67F18" w:rsidRPr="0027689A">
        <w:rPr>
          <w:sz w:val="24"/>
          <w:szCs w:val="24"/>
        </w:rPr>
        <w:t>configuration. Th</w:t>
      </w:r>
      <w:r w:rsidR="00D605E9" w:rsidRPr="0027689A">
        <w:rPr>
          <w:sz w:val="24"/>
          <w:szCs w:val="24"/>
        </w:rPr>
        <w:t>e minimum requirements are given below:</w:t>
      </w:r>
    </w:p>
    <w:p w14:paraId="2A3F19D8" w14:textId="77777777" w:rsidR="00D605E9" w:rsidRPr="0027689A" w:rsidRDefault="00D605E9" w:rsidP="00F8005C">
      <w:pPr>
        <w:spacing w:line="276" w:lineRule="auto"/>
        <w:jc w:val="both"/>
        <w:rPr>
          <w:sz w:val="24"/>
          <w:szCs w:val="24"/>
        </w:rPr>
      </w:pPr>
      <w:r w:rsidRPr="0027689A">
        <w:rPr>
          <w:sz w:val="24"/>
          <w:szCs w:val="24"/>
        </w:rPr>
        <w:t>Processor: 1 GHz</w:t>
      </w:r>
    </w:p>
    <w:p w14:paraId="51CF44C4" w14:textId="77777777" w:rsidR="00D605E9" w:rsidRPr="0027689A" w:rsidRDefault="00D605E9" w:rsidP="00F8005C">
      <w:pPr>
        <w:spacing w:line="276" w:lineRule="auto"/>
        <w:jc w:val="both"/>
        <w:rPr>
          <w:sz w:val="24"/>
          <w:szCs w:val="24"/>
        </w:rPr>
      </w:pPr>
      <w:r w:rsidRPr="0027689A">
        <w:rPr>
          <w:sz w:val="24"/>
          <w:szCs w:val="24"/>
        </w:rPr>
        <w:t>RAM: 512 MB</w:t>
      </w:r>
    </w:p>
    <w:p w14:paraId="3434BFCF" w14:textId="30B17293" w:rsidR="00F27C96" w:rsidRDefault="0024264C" w:rsidP="00F8005C">
      <w:pPr>
        <w:spacing w:line="276" w:lineRule="auto"/>
        <w:jc w:val="both"/>
        <w:rPr>
          <w:sz w:val="24"/>
          <w:szCs w:val="24"/>
        </w:rPr>
      </w:pPr>
      <w:r w:rsidRPr="0027689A">
        <w:rPr>
          <w:sz w:val="24"/>
          <w:szCs w:val="24"/>
        </w:rPr>
        <w:t>Disk space</w:t>
      </w:r>
      <w:r w:rsidR="00A25559" w:rsidRPr="0027689A">
        <w:rPr>
          <w:sz w:val="24"/>
          <w:szCs w:val="24"/>
        </w:rPr>
        <w:t>:</w:t>
      </w:r>
      <w:r w:rsidRPr="0027689A">
        <w:rPr>
          <w:sz w:val="24"/>
          <w:szCs w:val="24"/>
        </w:rPr>
        <w:t xml:space="preserve"> </w:t>
      </w:r>
      <w:r w:rsidR="00D605E9" w:rsidRPr="0027689A">
        <w:rPr>
          <w:sz w:val="24"/>
          <w:szCs w:val="24"/>
        </w:rPr>
        <w:t>5 GB</w:t>
      </w:r>
    </w:p>
    <w:p w14:paraId="2285324B" w14:textId="77777777" w:rsidR="00081682" w:rsidRPr="0027689A" w:rsidRDefault="00081682" w:rsidP="00F8005C">
      <w:pPr>
        <w:spacing w:line="276" w:lineRule="auto"/>
        <w:jc w:val="both"/>
        <w:rPr>
          <w:sz w:val="24"/>
          <w:szCs w:val="24"/>
        </w:rPr>
      </w:pPr>
    </w:p>
    <w:p w14:paraId="6A51E4A6" w14:textId="3AB38C19" w:rsidR="00F27C96" w:rsidRPr="00081682"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B34C36" w:rsidRPr="0027689A">
        <w:rPr>
          <w:rFonts w:ascii="Times New Roman" w:hAnsi="Times New Roman"/>
          <w:szCs w:val="24"/>
        </w:rPr>
        <w:t>.</w:t>
      </w:r>
      <w:r w:rsidR="00B91924" w:rsidRPr="0027689A">
        <w:rPr>
          <w:rFonts w:ascii="Times New Roman" w:hAnsi="Times New Roman"/>
          <w:szCs w:val="24"/>
        </w:rPr>
        <w:t>1</w:t>
      </w:r>
      <w:r w:rsidR="00B34C36" w:rsidRPr="0027689A">
        <w:rPr>
          <w:rFonts w:ascii="Times New Roman" w:hAnsi="Times New Roman"/>
          <w:szCs w:val="24"/>
        </w:rPr>
        <w:t>.</w:t>
      </w:r>
      <w:r w:rsidR="00F42624" w:rsidRPr="0027689A">
        <w:rPr>
          <w:rFonts w:ascii="Times New Roman" w:hAnsi="Times New Roman"/>
          <w:szCs w:val="24"/>
        </w:rPr>
        <w:t>2</w:t>
      </w:r>
      <w:r w:rsidR="00B34C36" w:rsidRPr="0027689A">
        <w:rPr>
          <w:rFonts w:ascii="Times New Roman" w:hAnsi="Times New Roman"/>
          <w:szCs w:val="24"/>
        </w:rPr>
        <w:tab/>
        <w:t>Software Requirements</w:t>
      </w:r>
    </w:p>
    <w:p w14:paraId="3094E673" w14:textId="15127BBE" w:rsidR="00280351" w:rsidRDefault="007C33A8" w:rsidP="00F8005C">
      <w:pPr>
        <w:spacing w:line="276" w:lineRule="auto"/>
        <w:jc w:val="both"/>
        <w:rPr>
          <w:sz w:val="24"/>
          <w:szCs w:val="24"/>
        </w:rPr>
      </w:pPr>
      <w:r w:rsidRPr="0027689A">
        <w:rPr>
          <w:sz w:val="24"/>
          <w:szCs w:val="24"/>
        </w:rPr>
        <w:t xml:space="preserve">In terms of the software, the first requirement is that the computer must have some version of </w:t>
      </w:r>
      <w:r w:rsidR="00BB0020" w:rsidRPr="0027689A">
        <w:rPr>
          <w:sz w:val="24"/>
          <w:szCs w:val="24"/>
        </w:rPr>
        <w:t>the Windows operating system (Vista</w:t>
      </w:r>
      <w:r w:rsidRPr="0027689A">
        <w:rPr>
          <w:sz w:val="24"/>
          <w:szCs w:val="24"/>
        </w:rPr>
        <w:t xml:space="preserve">, 7, 8, or 10) to run the software. </w:t>
      </w:r>
      <w:r w:rsidR="00A25559" w:rsidRPr="0027689A">
        <w:rPr>
          <w:sz w:val="24"/>
          <w:szCs w:val="24"/>
        </w:rPr>
        <w:t>T</w:t>
      </w:r>
      <w:r w:rsidRPr="0027689A">
        <w:rPr>
          <w:sz w:val="24"/>
          <w:szCs w:val="24"/>
        </w:rPr>
        <w:t xml:space="preserve">he </w:t>
      </w:r>
      <w:r w:rsidR="001150E5" w:rsidRPr="0027689A">
        <w:rPr>
          <w:sz w:val="24"/>
          <w:szCs w:val="24"/>
        </w:rPr>
        <w:t xml:space="preserve">AADT </w:t>
      </w:r>
      <w:r w:rsidRPr="0027689A">
        <w:rPr>
          <w:sz w:val="24"/>
          <w:szCs w:val="24"/>
        </w:rPr>
        <w:t>software has some pre-requisite software that need to be installed before use. The following subsection below will provide the direction on how to install the pre-requisite software</w:t>
      </w:r>
      <w:r w:rsidR="00BB1ED9" w:rsidRPr="0027689A">
        <w:rPr>
          <w:sz w:val="24"/>
          <w:szCs w:val="24"/>
        </w:rPr>
        <w:t xml:space="preserve"> </w:t>
      </w:r>
      <w:r w:rsidRPr="0027689A">
        <w:rPr>
          <w:sz w:val="24"/>
          <w:szCs w:val="24"/>
        </w:rPr>
        <w:t>to run the AADT software.</w:t>
      </w:r>
    </w:p>
    <w:p w14:paraId="0121E7A4" w14:textId="77777777" w:rsidR="00081682" w:rsidRPr="0027689A" w:rsidRDefault="00081682" w:rsidP="00F8005C">
      <w:pPr>
        <w:spacing w:line="276" w:lineRule="auto"/>
        <w:jc w:val="both"/>
        <w:rPr>
          <w:sz w:val="24"/>
          <w:szCs w:val="24"/>
        </w:rPr>
      </w:pPr>
    </w:p>
    <w:p w14:paraId="1C165A8B" w14:textId="5C2A177D" w:rsidR="00B903F8" w:rsidRPr="00081682"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D4536E" w:rsidRPr="0027689A">
        <w:rPr>
          <w:rFonts w:ascii="Times New Roman" w:hAnsi="Times New Roman"/>
          <w:szCs w:val="24"/>
        </w:rPr>
        <w:t>.</w:t>
      </w:r>
      <w:r w:rsidR="00B91924" w:rsidRPr="0027689A">
        <w:rPr>
          <w:rFonts w:ascii="Times New Roman" w:hAnsi="Times New Roman"/>
          <w:szCs w:val="24"/>
        </w:rPr>
        <w:t>1</w:t>
      </w:r>
      <w:r w:rsidR="00F27C96" w:rsidRPr="0027689A">
        <w:rPr>
          <w:rFonts w:ascii="Times New Roman" w:hAnsi="Times New Roman"/>
          <w:szCs w:val="24"/>
        </w:rPr>
        <w:t>.</w:t>
      </w:r>
      <w:r w:rsidR="00FC1DB8" w:rsidRPr="0027689A">
        <w:rPr>
          <w:rFonts w:ascii="Times New Roman" w:hAnsi="Times New Roman"/>
          <w:szCs w:val="24"/>
        </w:rPr>
        <w:t>2</w:t>
      </w:r>
      <w:r w:rsidR="00D4536E" w:rsidRPr="0027689A">
        <w:rPr>
          <w:rFonts w:ascii="Times New Roman" w:hAnsi="Times New Roman"/>
          <w:szCs w:val="24"/>
        </w:rPr>
        <w:t>.1</w:t>
      </w:r>
      <w:r w:rsidR="007F794A" w:rsidRPr="0027689A">
        <w:rPr>
          <w:rFonts w:ascii="Times New Roman" w:hAnsi="Times New Roman"/>
          <w:szCs w:val="24"/>
        </w:rPr>
        <w:t xml:space="preserve">   </w:t>
      </w:r>
      <w:r w:rsidR="00D91688" w:rsidRPr="0027689A">
        <w:rPr>
          <w:rFonts w:ascii="Times New Roman" w:hAnsi="Times New Roman"/>
          <w:szCs w:val="24"/>
        </w:rPr>
        <w:t>.NET Framework</w:t>
      </w:r>
    </w:p>
    <w:p w14:paraId="209C369A" w14:textId="77777777" w:rsidR="00B903F8" w:rsidRPr="0027689A" w:rsidRDefault="00E21730" w:rsidP="00F8005C">
      <w:pPr>
        <w:spacing w:line="276" w:lineRule="auto"/>
        <w:jc w:val="both"/>
        <w:rPr>
          <w:sz w:val="24"/>
          <w:szCs w:val="24"/>
        </w:rPr>
      </w:pPr>
      <w:r w:rsidRPr="0027689A">
        <w:rPr>
          <w:sz w:val="24"/>
          <w:szCs w:val="24"/>
        </w:rPr>
        <w:t>The installation guide for .NET framework can be found in the following link.</w:t>
      </w:r>
      <w:r w:rsidR="00957760" w:rsidRPr="0027689A">
        <w:rPr>
          <w:sz w:val="24"/>
          <w:szCs w:val="24"/>
        </w:rPr>
        <w:t xml:space="preserve"> The link contains the download link to the required package.</w:t>
      </w:r>
    </w:p>
    <w:p w14:paraId="23E77CF3" w14:textId="77777777" w:rsidR="00E21730" w:rsidRPr="0027689A" w:rsidRDefault="00E21730" w:rsidP="00F8005C">
      <w:pPr>
        <w:spacing w:line="276" w:lineRule="auto"/>
        <w:jc w:val="both"/>
        <w:rPr>
          <w:sz w:val="24"/>
          <w:szCs w:val="24"/>
        </w:rPr>
      </w:pPr>
    </w:p>
    <w:p w14:paraId="02B1494D" w14:textId="77777777" w:rsidR="00E21730" w:rsidRPr="0027689A" w:rsidRDefault="00C71800" w:rsidP="00F8005C">
      <w:pPr>
        <w:spacing w:line="276" w:lineRule="auto"/>
        <w:jc w:val="both"/>
        <w:rPr>
          <w:sz w:val="24"/>
          <w:szCs w:val="24"/>
        </w:rPr>
      </w:pPr>
      <w:hyperlink r:id="rId15" w:history="1">
        <w:r w:rsidR="00E21730" w:rsidRPr="0027689A">
          <w:rPr>
            <w:rStyle w:val="Hyperlink"/>
            <w:sz w:val="24"/>
            <w:szCs w:val="24"/>
          </w:rPr>
          <w:t>https://docs.microsoft.com/en-us/dotnet/framework/install/</w:t>
        </w:r>
      </w:hyperlink>
    </w:p>
    <w:p w14:paraId="5EE64F2F" w14:textId="381B2ACC" w:rsidR="001F5683" w:rsidRPr="0027689A" w:rsidRDefault="001F5683" w:rsidP="00F8005C">
      <w:pPr>
        <w:spacing w:line="276" w:lineRule="auto"/>
        <w:jc w:val="both"/>
        <w:rPr>
          <w:sz w:val="24"/>
          <w:szCs w:val="24"/>
        </w:rPr>
      </w:pPr>
    </w:p>
    <w:p w14:paraId="048CF662" w14:textId="61214A8E" w:rsidR="004124B6" w:rsidRPr="0027689A" w:rsidRDefault="001F5683" w:rsidP="00F8005C">
      <w:pPr>
        <w:spacing w:line="276" w:lineRule="auto"/>
        <w:jc w:val="both"/>
        <w:rPr>
          <w:sz w:val="24"/>
          <w:szCs w:val="24"/>
        </w:rPr>
      </w:pPr>
      <w:r w:rsidRPr="0027689A">
        <w:rPr>
          <w:sz w:val="24"/>
          <w:szCs w:val="24"/>
        </w:rPr>
        <w:t>S</w:t>
      </w:r>
      <w:r w:rsidR="004124B6" w:rsidRPr="0027689A">
        <w:rPr>
          <w:sz w:val="24"/>
          <w:szCs w:val="24"/>
        </w:rPr>
        <w:t>elect the</w:t>
      </w:r>
      <w:r w:rsidR="00805E85" w:rsidRPr="0027689A">
        <w:rPr>
          <w:sz w:val="24"/>
          <w:szCs w:val="24"/>
        </w:rPr>
        <w:t xml:space="preserve"> version of </w:t>
      </w:r>
      <w:r w:rsidR="00D26C9F" w:rsidRPr="0027689A">
        <w:rPr>
          <w:sz w:val="24"/>
          <w:szCs w:val="24"/>
        </w:rPr>
        <w:t>W</w:t>
      </w:r>
      <w:r w:rsidR="00805E85" w:rsidRPr="0027689A">
        <w:rPr>
          <w:sz w:val="24"/>
          <w:szCs w:val="24"/>
        </w:rPr>
        <w:t>indows</w:t>
      </w:r>
      <w:r w:rsidR="00D26C9F" w:rsidRPr="0027689A">
        <w:rPr>
          <w:sz w:val="24"/>
          <w:szCs w:val="24"/>
        </w:rPr>
        <w:t xml:space="preserve"> OS</w:t>
      </w:r>
      <w:r w:rsidR="004124B6" w:rsidRPr="0027689A">
        <w:rPr>
          <w:sz w:val="24"/>
          <w:szCs w:val="24"/>
        </w:rPr>
        <w:t xml:space="preserve"> in the user’s</w:t>
      </w:r>
      <w:r w:rsidR="00690FAA" w:rsidRPr="0027689A">
        <w:rPr>
          <w:sz w:val="24"/>
          <w:szCs w:val="24"/>
        </w:rPr>
        <w:t xml:space="preserve"> computer</w:t>
      </w:r>
      <w:r w:rsidR="00805E85" w:rsidRPr="0027689A">
        <w:rPr>
          <w:sz w:val="24"/>
          <w:szCs w:val="24"/>
        </w:rPr>
        <w:t>.</w:t>
      </w:r>
      <w:r w:rsidR="004124B6" w:rsidRPr="0027689A">
        <w:rPr>
          <w:sz w:val="24"/>
          <w:szCs w:val="24"/>
        </w:rPr>
        <w:t xml:space="preserve"> Below is the screenshot</w:t>
      </w:r>
      <w:r w:rsidRPr="0027689A">
        <w:rPr>
          <w:sz w:val="24"/>
          <w:szCs w:val="24"/>
        </w:rPr>
        <w:t xml:space="preserve"> of the webpage when you open the link. </w:t>
      </w:r>
      <w:r w:rsidR="00836ACA">
        <w:rPr>
          <w:sz w:val="24"/>
          <w:szCs w:val="24"/>
        </w:rPr>
        <w:t xml:space="preserve">The </w:t>
      </w:r>
      <w:r w:rsidR="006961C8" w:rsidRPr="0027689A">
        <w:rPr>
          <w:sz w:val="24"/>
          <w:szCs w:val="24"/>
        </w:rPr>
        <w:t>rectangular</w:t>
      </w:r>
      <w:r w:rsidR="008B43DB" w:rsidRPr="0027689A">
        <w:rPr>
          <w:sz w:val="24"/>
          <w:szCs w:val="24"/>
        </w:rPr>
        <w:t xml:space="preserve"> box shows the options of operating system</w:t>
      </w:r>
      <w:r w:rsidR="00C06F3E" w:rsidRPr="0027689A">
        <w:rPr>
          <w:sz w:val="24"/>
          <w:szCs w:val="24"/>
        </w:rPr>
        <w:t xml:space="preserve"> (OS)</w:t>
      </w:r>
      <w:r w:rsidR="008B43DB" w:rsidRPr="0027689A">
        <w:rPr>
          <w:sz w:val="24"/>
          <w:szCs w:val="24"/>
        </w:rPr>
        <w:t xml:space="preserve"> for the user.</w:t>
      </w:r>
      <w:r w:rsidR="004124B6" w:rsidRPr="0027689A">
        <w:rPr>
          <w:sz w:val="24"/>
          <w:szCs w:val="24"/>
        </w:rPr>
        <w:t xml:space="preserve"> </w:t>
      </w:r>
    </w:p>
    <w:p w14:paraId="67E68C84" w14:textId="77777777" w:rsidR="00BA595A" w:rsidRPr="0027689A" w:rsidRDefault="00BA595A" w:rsidP="00F8005C">
      <w:pPr>
        <w:spacing w:line="276" w:lineRule="auto"/>
        <w:jc w:val="both"/>
        <w:rPr>
          <w:sz w:val="24"/>
          <w:szCs w:val="24"/>
        </w:rPr>
      </w:pPr>
    </w:p>
    <w:p w14:paraId="2ED4D0BD" w14:textId="77777777" w:rsidR="004124B6" w:rsidRPr="0027689A" w:rsidRDefault="006449EE"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60288" behindDoc="0" locked="0" layoutInCell="1" allowOverlap="1" wp14:anchorId="40058542" wp14:editId="2B4B1F7C">
                <wp:simplePos x="0" y="0"/>
                <wp:positionH relativeFrom="column">
                  <wp:posOffset>1476375</wp:posOffset>
                </wp:positionH>
                <wp:positionV relativeFrom="paragraph">
                  <wp:posOffset>1603375</wp:posOffset>
                </wp:positionV>
                <wp:extent cx="1666875" cy="675861"/>
                <wp:effectExtent l="0" t="0" r="28575" b="10160"/>
                <wp:wrapNone/>
                <wp:docPr id="3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67586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DA45C5" id="Rectangle 4" o:spid="_x0000_s1026" style="position:absolute;margin-left:116.25pt;margin-top:126.25pt;width:131.25pt;height:5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" filled="f" strokecolor="red" strokeweight="1.5pt">
                <v:path arrowok="t"/>
              </v:rect>
            </w:pict>
          </mc:Fallback>
        </mc:AlternateContent>
      </w:r>
      <w:r w:rsidR="007B593C" w:rsidRPr="0027689A">
        <w:rPr>
          <w:noProof/>
          <w:sz w:val="24"/>
          <w:szCs w:val="24"/>
        </w:rPr>
        <w:drawing>
          <wp:inline distT="0" distB="0" distL="0" distR="0" wp14:anchorId="651A3890" wp14:editId="3E3CCA08">
            <wp:extent cx="3910584" cy="306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7229" cy="3080105"/>
                    </a:xfrm>
                    <a:prstGeom prst="rect">
                      <a:avLst/>
                    </a:prstGeom>
                  </pic:spPr>
                </pic:pic>
              </a:graphicData>
            </a:graphic>
          </wp:inline>
        </w:drawing>
      </w:r>
    </w:p>
    <w:p w14:paraId="3558B2E9" w14:textId="77777777" w:rsidR="007B593C" w:rsidRPr="0027689A" w:rsidRDefault="007B593C" w:rsidP="00F8005C">
      <w:pPr>
        <w:spacing w:line="276" w:lineRule="auto"/>
        <w:jc w:val="both"/>
        <w:rPr>
          <w:sz w:val="24"/>
          <w:szCs w:val="24"/>
        </w:rPr>
      </w:pPr>
    </w:p>
    <w:p w14:paraId="26D45CBA" w14:textId="60E4D6AD" w:rsidR="007B593C" w:rsidRPr="0027689A" w:rsidRDefault="00723FC7" w:rsidP="00F8005C">
      <w:pPr>
        <w:spacing w:line="276" w:lineRule="auto"/>
        <w:jc w:val="both"/>
        <w:rPr>
          <w:sz w:val="24"/>
          <w:szCs w:val="24"/>
        </w:rPr>
      </w:pPr>
      <w:r w:rsidRPr="0027689A">
        <w:rPr>
          <w:sz w:val="24"/>
          <w:szCs w:val="24"/>
        </w:rPr>
        <w:t xml:space="preserve">After selecting the appropriate OS, </w:t>
      </w:r>
      <w:r w:rsidR="00430DC2" w:rsidRPr="0027689A">
        <w:rPr>
          <w:sz w:val="24"/>
          <w:szCs w:val="24"/>
        </w:rPr>
        <w:t>I</w:t>
      </w:r>
      <w:r w:rsidR="00805E85" w:rsidRPr="0027689A">
        <w:rPr>
          <w:sz w:val="24"/>
          <w:szCs w:val="24"/>
        </w:rPr>
        <w:t xml:space="preserve">nstall </w:t>
      </w:r>
      <w:r w:rsidR="00A25559" w:rsidRPr="0027689A">
        <w:rPr>
          <w:sz w:val="24"/>
          <w:szCs w:val="24"/>
        </w:rPr>
        <w:t xml:space="preserve">any of the version 4 options of .NET Framework. </w:t>
      </w:r>
      <w:r w:rsidR="00805E85" w:rsidRPr="0027689A">
        <w:rPr>
          <w:sz w:val="24"/>
          <w:szCs w:val="24"/>
        </w:rPr>
        <w:t xml:space="preserve"> </w:t>
      </w:r>
      <w:r w:rsidR="007B593C" w:rsidRPr="0027689A">
        <w:rPr>
          <w:sz w:val="24"/>
          <w:szCs w:val="24"/>
        </w:rPr>
        <w:t xml:space="preserve">Below is the screenshot of the screen </w:t>
      </w:r>
      <w:r w:rsidR="00A25559" w:rsidRPr="0027689A">
        <w:rPr>
          <w:sz w:val="24"/>
          <w:szCs w:val="24"/>
        </w:rPr>
        <w:t xml:space="preserve">you </w:t>
      </w:r>
      <w:r w:rsidR="007B593C" w:rsidRPr="0027689A">
        <w:rPr>
          <w:sz w:val="24"/>
          <w:szCs w:val="24"/>
        </w:rPr>
        <w:t xml:space="preserve">will see if </w:t>
      </w:r>
      <w:r w:rsidR="00A25559" w:rsidRPr="0027689A">
        <w:rPr>
          <w:sz w:val="24"/>
          <w:szCs w:val="24"/>
        </w:rPr>
        <w:t xml:space="preserve">you </w:t>
      </w:r>
      <w:r w:rsidR="007B593C" w:rsidRPr="0027689A">
        <w:rPr>
          <w:sz w:val="24"/>
          <w:szCs w:val="24"/>
        </w:rPr>
        <w:t xml:space="preserve">select Windows 7. </w:t>
      </w:r>
      <w:r w:rsidR="00A25559" w:rsidRPr="0027689A">
        <w:rPr>
          <w:sz w:val="24"/>
          <w:szCs w:val="24"/>
        </w:rPr>
        <w:t>C</w:t>
      </w:r>
      <w:r w:rsidR="007B593C" w:rsidRPr="0027689A">
        <w:rPr>
          <w:sz w:val="24"/>
          <w:szCs w:val="24"/>
        </w:rPr>
        <w:t>lick on “Download .NET Framework 4.7.2”</w:t>
      </w:r>
      <w:r w:rsidR="0088519E" w:rsidRPr="0027689A">
        <w:rPr>
          <w:sz w:val="24"/>
          <w:szCs w:val="24"/>
        </w:rPr>
        <w:t xml:space="preserve"> (marked using </w:t>
      </w:r>
      <w:r w:rsidR="00EA69D9" w:rsidRPr="0027689A">
        <w:rPr>
          <w:sz w:val="24"/>
          <w:szCs w:val="24"/>
        </w:rPr>
        <w:t xml:space="preserve">rectangular </w:t>
      </w:r>
      <w:r w:rsidR="0088519E" w:rsidRPr="0027689A">
        <w:rPr>
          <w:sz w:val="24"/>
          <w:szCs w:val="24"/>
        </w:rPr>
        <w:t>box)</w:t>
      </w:r>
      <w:r w:rsidR="007B593C" w:rsidRPr="0027689A">
        <w:rPr>
          <w:sz w:val="24"/>
          <w:szCs w:val="24"/>
        </w:rPr>
        <w:t>.</w:t>
      </w:r>
    </w:p>
    <w:p w14:paraId="3BF61B5F" w14:textId="77777777" w:rsidR="007B593C" w:rsidRPr="0027689A" w:rsidRDefault="007B593C" w:rsidP="00F8005C">
      <w:pPr>
        <w:spacing w:line="276" w:lineRule="auto"/>
        <w:jc w:val="both"/>
        <w:rPr>
          <w:sz w:val="24"/>
          <w:szCs w:val="24"/>
        </w:rPr>
      </w:pPr>
    </w:p>
    <w:p w14:paraId="6B84D025" w14:textId="77777777" w:rsidR="007B593C" w:rsidRPr="0027689A" w:rsidRDefault="006449EE"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61312" behindDoc="0" locked="0" layoutInCell="1" allowOverlap="1" wp14:anchorId="18944F4F" wp14:editId="3CDAEC31">
                <wp:simplePos x="0" y="0"/>
                <wp:positionH relativeFrom="column">
                  <wp:posOffset>1311966</wp:posOffset>
                </wp:positionH>
                <wp:positionV relativeFrom="paragraph">
                  <wp:posOffset>2628569</wp:posOffset>
                </wp:positionV>
                <wp:extent cx="962108" cy="206734"/>
                <wp:effectExtent l="0" t="0" r="28575" b="22225"/>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2108" cy="20673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5F5E4B8" id="Rectangle 7" o:spid="_x0000_s1026" style="position:absolute;margin-left:103.3pt;margin-top:206.95pt;width:75.75pt;height:1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" filled="f" strokecolor="red" strokeweight="1.5pt">
                <v:path arrowok="t"/>
              </v:rect>
            </w:pict>
          </mc:Fallback>
        </mc:AlternateContent>
      </w:r>
      <w:r w:rsidR="007B593C" w:rsidRPr="0027689A">
        <w:rPr>
          <w:noProof/>
          <w:sz w:val="24"/>
          <w:szCs w:val="24"/>
        </w:rPr>
        <w:drawing>
          <wp:inline distT="0" distB="0" distL="0" distR="0" wp14:anchorId="52A93FBE" wp14:editId="431FC50B">
            <wp:extent cx="4731026" cy="296295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6035" cy="2972357"/>
                    </a:xfrm>
                    <a:prstGeom prst="rect">
                      <a:avLst/>
                    </a:prstGeom>
                  </pic:spPr>
                </pic:pic>
              </a:graphicData>
            </a:graphic>
          </wp:inline>
        </w:drawing>
      </w:r>
    </w:p>
    <w:p w14:paraId="198D9DDE" w14:textId="77777777" w:rsidR="008A0F76" w:rsidRPr="0027689A" w:rsidRDefault="008A0F76" w:rsidP="00F8005C">
      <w:pPr>
        <w:spacing w:line="276" w:lineRule="auto"/>
        <w:jc w:val="both"/>
        <w:rPr>
          <w:sz w:val="24"/>
          <w:szCs w:val="24"/>
        </w:rPr>
      </w:pPr>
    </w:p>
    <w:p w14:paraId="613203F7" w14:textId="7C6A6ABC" w:rsidR="00AD2CF3" w:rsidRPr="0027689A" w:rsidRDefault="0008080F" w:rsidP="00F8005C">
      <w:pPr>
        <w:spacing w:line="276" w:lineRule="auto"/>
        <w:jc w:val="both"/>
        <w:rPr>
          <w:sz w:val="24"/>
          <w:szCs w:val="24"/>
        </w:rPr>
      </w:pPr>
      <w:r w:rsidRPr="0027689A">
        <w:rPr>
          <w:sz w:val="24"/>
          <w:szCs w:val="24"/>
        </w:rPr>
        <w:t xml:space="preserve">After downloading the installer, install the software using the installer file. The installer will guide </w:t>
      </w:r>
      <w:r w:rsidR="00A25559" w:rsidRPr="0027689A">
        <w:rPr>
          <w:sz w:val="24"/>
          <w:szCs w:val="24"/>
        </w:rPr>
        <w:t>you</w:t>
      </w:r>
      <w:r w:rsidRPr="0027689A">
        <w:rPr>
          <w:sz w:val="24"/>
          <w:szCs w:val="24"/>
        </w:rPr>
        <w:t xml:space="preserve"> </w:t>
      </w:r>
      <w:r w:rsidR="00A25559" w:rsidRPr="0027689A">
        <w:rPr>
          <w:sz w:val="24"/>
          <w:szCs w:val="24"/>
        </w:rPr>
        <w:t xml:space="preserve">through software installation. </w:t>
      </w:r>
    </w:p>
    <w:p w14:paraId="56CF038E" w14:textId="77777777" w:rsidR="00E21730" w:rsidRPr="0027689A" w:rsidRDefault="00E21730" w:rsidP="00F8005C">
      <w:pPr>
        <w:spacing w:line="276" w:lineRule="auto"/>
        <w:jc w:val="both"/>
        <w:rPr>
          <w:sz w:val="24"/>
          <w:szCs w:val="24"/>
        </w:rPr>
      </w:pPr>
    </w:p>
    <w:p w14:paraId="5EC83CD8" w14:textId="12B73D8B" w:rsidR="00B903F8" w:rsidRPr="0027689A"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F27C96" w:rsidRPr="0027689A">
        <w:rPr>
          <w:rFonts w:ascii="Times New Roman" w:hAnsi="Times New Roman"/>
          <w:szCs w:val="24"/>
        </w:rPr>
        <w:t>.</w:t>
      </w:r>
      <w:r w:rsidR="00B91924" w:rsidRPr="0027689A">
        <w:rPr>
          <w:rFonts w:ascii="Times New Roman" w:hAnsi="Times New Roman"/>
          <w:szCs w:val="24"/>
        </w:rPr>
        <w:t>1</w:t>
      </w:r>
      <w:r w:rsidR="00F27C96" w:rsidRPr="0027689A">
        <w:rPr>
          <w:rFonts w:ascii="Times New Roman" w:hAnsi="Times New Roman"/>
          <w:szCs w:val="24"/>
        </w:rPr>
        <w:t>.</w:t>
      </w:r>
      <w:r w:rsidR="00FC1DB8" w:rsidRPr="0027689A">
        <w:rPr>
          <w:rFonts w:ascii="Times New Roman" w:hAnsi="Times New Roman"/>
          <w:szCs w:val="24"/>
        </w:rPr>
        <w:t>2</w:t>
      </w:r>
      <w:r w:rsidR="00D80108" w:rsidRPr="0027689A">
        <w:rPr>
          <w:rFonts w:ascii="Times New Roman" w:hAnsi="Times New Roman"/>
          <w:szCs w:val="24"/>
        </w:rPr>
        <w:t>.2   Web-browser and Webdriver</w:t>
      </w:r>
    </w:p>
    <w:p w14:paraId="373EBB01" w14:textId="71626B18" w:rsidR="00B903F8" w:rsidRPr="0027689A" w:rsidRDefault="00D0788E" w:rsidP="00F8005C">
      <w:pPr>
        <w:spacing w:line="276" w:lineRule="auto"/>
        <w:jc w:val="both"/>
        <w:rPr>
          <w:sz w:val="24"/>
          <w:szCs w:val="24"/>
        </w:rPr>
      </w:pPr>
      <w:r>
        <w:rPr>
          <w:sz w:val="24"/>
          <w:szCs w:val="24"/>
        </w:rPr>
        <w:t>To download</w:t>
      </w:r>
      <w:r w:rsidR="00FE63C7">
        <w:rPr>
          <w:sz w:val="24"/>
          <w:szCs w:val="24"/>
        </w:rPr>
        <w:t xml:space="preserve"> ATR data from the SCDOT website</w:t>
      </w:r>
      <w:r w:rsidR="00E21730" w:rsidRPr="0027689A">
        <w:rPr>
          <w:sz w:val="24"/>
          <w:szCs w:val="24"/>
        </w:rPr>
        <w:t>,</w:t>
      </w:r>
      <w:r w:rsidR="009111E4" w:rsidRPr="0027689A">
        <w:rPr>
          <w:sz w:val="24"/>
          <w:szCs w:val="24"/>
        </w:rPr>
        <w:t xml:space="preserve"> the software</w:t>
      </w:r>
      <w:r w:rsidR="00064EE0" w:rsidRPr="0027689A">
        <w:rPr>
          <w:sz w:val="24"/>
          <w:szCs w:val="24"/>
        </w:rPr>
        <w:t xml:space="preserve"> needs to have a web-</w:t>
      </w:r>
      <w:r w:rsidR="00E21730" w:rsidRPr="0027689A">
        <w:rPr>
          <w:sz w:val="24"/>
          <w:szCs w:val="24"/>
        </w:rPr>
        <w:t>browser and a webdriver install</w:t>
      </w:r>
      <w:r w:rsidR="00051496" w:rsidRPr="0027689A">
        <w:rPr>
          <w:sz w:val="24"/>
          <w:szCs w:val="24"/>
        </w:rPr>
        <w:t xml:space="preserve">ed on the machine. </w:t>
      </w:r>
      <w:r w:rsidR="00A25559" w:rsidRPr="0027689A">
        <w:rPr>
          <w:sz w:val="24"/>
          <w:szCs w:val="24"/>
        </w:rPr>
        <w:t xml:space="preserve">Any one of the following will work: </w:t>
      </w:r>
    </w:p>
    <w:p w14:paraId="7C98F9B0" w14:textId="459F161B" w:rsidR="00E21730" w:rsidRPr="0027689A" w:rsidRDefault="005934E5" w:rsidP="00F8005C">
      <w:pPr>
        <w:pStyle w:val="ListParagraph"/>
        <w:numPr>
          <w:ilvl w:val="0"/>
          <w:numId w:val="8"/>
        </w:numPr>
        <w:spacing w:line="276" w:lineRule="auto"/>
        <w:jc w:val="both"/>
        <w:rPr>
          <w:sz w:val="24"/>
          <w:szCs w:val="24"/>
        </w:rPr>
      </w:pPr>
      <w:del w:id="185" w:author="Nathan Huynh" w:date="2018-09-15T07:53:00Z">
        <w:r w:rsidRPr="0027689A" w:rsidDel="00F77D66">
          <w:rPr>
            <w:sz w:val="24"/>
            <w:szCs w:val="24"/>
          </w:rPr>
          <w:delText xml:space="preserve">Install </w:delText>
        </w:r>
      </w:del>
      <w:r w:rsidRPr="0027689A">
        <w:rPr>
          <w:sz w:val="24"/>
          <w:szCs w:val="24"/>
        </w:rPr>
        <w:t xml:space="preserve">Google Chrome and </w:t>
      </w:r>
      <w:r w:rsidR="00884F5B" w:rsidRPr="0027689A">
        <w:rPr>
          <w:sz w:val="24"/>
          <w:szCs w:val="24"/>
        </w:rPr>
        <w:t>C</w:t>
      </w:r>
      <w:r w:rsidRPr="0027689A">
        <w:rPr>
          <w:sz w:val="24"/>
          <w:szCs w:val="24"/>
        </w:rPr>
        <w:t>hromedriver</w:t>
      </w:r>
    </w:p>
    <w:p w14:paraId="13AFDD76" w14:textId="7BF10C01" w:rsidR="005934E5" w:rsidRPr="0027689A" w:rsidRDefault="005934E5" w:rsidP="00F8005C">
      <w:pPr>
        <w:pStyle w:val="ListParagraph"/>
        <w:numPr>
          <w:ilvl w:val="0"/>
          <w:numId w:val="8"/>
        </w:numPr>
        <w:spacing w:line="276" w:lineRule="auto"/>
        <w:jc w:val="both"/>
        <w:rPr>
          <w:sz w:val="24"/>
          <w:szCs w:val="24"/>
        </w:rPr>
      </w:pPr>
      <w:del w:id="186" w:author="Nathan Huynh" w:date="2018-09-15T07:53:00Z">
        <w:r w:rsidRPr="0027689A" w:rsidDel="00F77D66">
          <w:rPr>
            <w:sz w:val="24"/>
            <w:szCs w:val="24"/>
          </w:rPr>
          <w:delText>Install</w:delText>
        </w:r>
        <w:r w:rsidR="00015C33" w:rsidRPr="0027689A" w:rsidDel="00F77D66">
          <w:rPr>
            <w:sz w:val="24"/>
            <w:szCs w:val="24"/>
          </w:rPr>
          <w:delText xml:space="preserve"> </w:delText>
        </w:r>
      </w:del>
      <w:r w:rsidR="00015C33" w:rsidRPr="0027689A">
        <w:rPr>
          <w:sz w:val="24"/>
          <w:szCs w:val="24"/>
        </w:rPr>
        <w:t>Mozilla Firefox</w:t>
      </w:r>
    </w:p>
    <w:p w14:paraId="5CCFA98B" w14:textId="69667FB8" w:rsidR="00015C33" w:rsidRPr="0027689A" w:rsidRDefault="00015C33" w:rsidP="00F8005C">
      <w:pPr>
        <w:pStyle w:val="ListParagraph"/>
        <w:numPr>
          <w:ilvl w:val="0"/>
          <w:numId w:val="8"/>
        </w:numPr>
        <w:spacing w:line="276" w:lineRule="auto"/>
        <w:jc w:val="both"/>
        <w:rPr>
          <w:sz w:val="24"/>
          <w:szCs w:val="24"/>
        </w:rPr>
      </w:pPr>
      <w:del w:id="187" w:author="Nathan Huynh" w:date="2018-09-15T07:53:00Z">
        <w:r w:rsidRPr="0027689A" w:rsidDel="00F77D66">
          <w:rPr>
            <w:sz w:val="24"/>
            <w:szCs w:val="24"/>
          </w:rPr>
          <w:delText xml:space="preserve">Use </w:delText>
        </w:r>
      </w:del>
      <w:r w:rsidRPr="0027689A">
        <w:rPr>
          <w:sz w:val="24"/>
          <w:szCs w:val="24"/>
        </w:rPr>
        <w:t>Internet Explorer and IEdriver</w:t>
      </w:r>
    </w:p>
    <w:p w14:paraId="25A823BF" w14:textId="77777777" w:rsidR="005934E5" w:rsidRPr="0027689A" w:rsidRDefault="005934E5" w:rsidP="00F8005C">
      <w:pPr>
        <w:spacing w:line="276" w:lineRule="auto"/>
        <w:jc w:val="both"/>
        <w:rPr>
          <w:sz w:val="24"/>
          <w:szCs w:val="24"/>
        </w:rPr>
      </w:pPr>
    </w:p>
    <w:p w14:paraId="3E701F98" w14:textId="0F9B7B72" w:rsidR="005934E5" w:rsidRPr="0027689A" w:rsidRDefault="00A25559" w:rsidP="00F8005C">
      <w:pPr>
        <w:spacing w:line="276" w:lineRule="auto"/>
        <w:jc w:val="both"/>
        <w:rPr>
          <w:sz w:val="24"/>
          <w:szCs w:val="24"/>
        </w:rPr>
      </w:pPr>
      <w:r w:rsidRPr="0027689A">
        <w:rPr>
          <w:sz w:val="24"/>
          <w:szCs w:val="24"/>
        </w:rPr>
        <w:t xml:space="preserve">The links below provide </w:t>
      </w:r>
      <w:r w:rsidR="005934E5" w:rsidRPr="0027689A">
        <w:rPr>
          <w:sz w:val="24"/>
          <w:szCs w:val="24"/>
        </w:rPr>
        <w:t xml:space="preserve">the installation guides </w:t>
      </w:r>
      <w:r w:rsidRPr="0027689A">
        <w:rPr>
          <w:sz w:val="24"/>
          <w:szCs w:val="24"/>
        </w:rPr>
        <w:t xml:space="preserve">and download links for </w:t>
      </w:r>
      <w:r w:rsidR="009D7570" w:rsidRPr="0027689A">
        <w:rPr>
          <w:sz w:val="24"/>
          <w:szCs w:val="24"/>
        </w:rPr>
        <w:t>web-browsers</w:t>
      </w:r>
      <w:r w:rsidR="005934E5" w:rsidRPr="0027689A">
        <w:rPr>
          <w:sz w:val="24"/>
          <w:szCs w:val="24"/>
        </w:rPr>
        <w:t>.</w:t>
      </w:r>
    </w:p>
    <w:p w14:paraId="6E78CF73" w14:textId="77777777" w:rsidR="005934E5" w:rsidRPr="0027689A" w:rsidRDefault="00CE1AC5" w:rsidP="008E5BF4">
      <w:pPr>
        <w:spacing w:line="276" w:lineRule="auto"/>
        <w:rPr>
          <w:sz w:val="24"/>
          <w:szCs w:val="24"/>
        </w:rPr>
      </w:pPr>
      <w:r w:rsidRPr="0027689A">
        <w:rPr>
          <w:sz w:val="24"/>
          <w:szCs w:val="24"/>
        </w:rPr>
        <w:t xml:space="preserve">Google Chrome- </w:t>
      </w:r>
      <w:hyperlink r:id="rId18" w:history="1">
        <w:r w:rsidRPr="0027689A">
          <w:rPr>
            <w:rStyle w:val="Hyperlink"/>
            <w:sz w:val="24"/>
            <w:szCs w:val="24"/>
          </w:rPr>
          <w:t>https://support.google.com/chrome/answer/95346?co=GENIE.Platform=Desktop&amp;hl=en</w:t>
        </w:r>
      </w:hyperlink>
    </w:p>
    <w:p w14:paraId="2BBB68B0" w14:textId="77777777" w:rsidR="00CE1AC5" w:rsidRPr="0027689A" w:rsidRDefault="00D015C8" w:rsidP="008E5BF4">
      <w:pPr>
        <w:spacing w:line="276" w:lineRule="auto"/>
        <w:rPr>
          <w:sz w:val="24"/>
          <w:szCs w:val="24"/>
        </w:rPr>
      </w:pPr>
      <w:r w:rsidRPr="0027689A">
        <w:rPr>
          <w:sz w:val="24"/>
          <w:szCs w:val="24"/>
        </w:rPr>
        <w:t xml:space="preserve">Mozilla Firefox- </w:t>
      </w:r>
      <w:hyperlink r:id="rId19" w:history="1">
        <w:r w:rsidR="00535CF3" w:rsidRPr="0027689A">
          <w:rPr>
            <w:rStyle w:val="Hyperlink"/>
            <w:sz w:val="24"/>
            <w:szCs w:val="24"/>
          </w:rPr>
          <w:t>https://support.mozilla.org/en-US/kb/how-download-and-install-firefox-windows</w:t>
        </w:r>
      </w:hyperlink>
    </w:p>
    <w:p w14:paraId="4FABEFCB" w14:textId="1C3EA244" w:rsidR="00A25559" w:rsidRPr="0027689A" w:rsidRDefault="007B7FF8" w:rsidP="008E5BF4">
      <w:pPr>
        <w:spacing w:line="276" w:lineRule="auto"/>
        <w:rPr>
          <w:sz w:val="24"/>
          <w:szCs w:val="24"/>
        </w:rPr>
      </w:pPr>
      <w:r w:rsidRPr="0027689A">
        <w:rPr>
          <w:sz w:val="24"/>
          <w:szCs w:val="24"/>
        </w:rPr>
        <w:t>Internet Explorer</w:t>
      </w:r>
      <w:r w:rsidR="00A25559" w:rsidRPr="0027689A">
        <w:rPr>
          <w:sz w:val="24"/>
          <w:szCs w:val="24"/>
        </w:rPr>
        <w:t xml:space="preserve"> – Preinstalled on all </w:t>
      </w:r>
      <w:ins w:id="188" w:author="Nathan Huynh" w:date="2018-09-15T07:53:00Z">
        <w:r w:rsidR="00F77D66">
          <w:rPr>
            <w:sz w:val="24"/>
            <w:szCs w:val="24"/>
          </w:rPr>
          <w:t>W</w:t>
        </w:r>
      </w:ins>
      <w:del w:id="189" w:author="Nathan Huynh" w:date="2018-09-15T07:53:00Z">
        <w:r w:rsidR="00A25559" w:rsidRPr="0027689A" w:rsidDel="00F77D66">
          <w:rPr>
            <w:sz w:val="24"/>
            <w:szCs w:val="24"/>
          </w:rPr>
          <w:delText>w</w:delText>
        </w:r>
      </w:del>
      <w:r w:rsidR="00A25559" w:rsidRPr="0027689A">
        <w:rPr>
          <w:sz w:val="24"/>
          <w:szCs w:val="24"/>
        </w:rPr>
        <w:t>indows computers</w:t>
      </w:r>
    </w:p>
    <w:p w14:paraId="35A7975D" w14:textId="77777777" w:rsidR="00674110" w:rsidRPr="0027689A" w:rsidRDefault="00674110" w:rsidP="00F8005C">
      <w:pPr>
        <w:spacing w:line="276" w:lineRule="auto"/>
        <w:jc w:val="both"/>
        <w:rPr>
          <w:sz w:val="24"/>
          <w:szCs w:val="24"/>
        </w:rPr>
      </w:pPr>
    </w:p>
    <w:p w14:paraId="4D4B04C4" w14:textId="79D389B2" w:rsidR="00535CF3" w:rsidRPr="0027689A" w:rsidRDefault="00674110" w:rsidP="00F8005C">
      <w:pPr>
        <w:spacing w:line="276" w:lineRule="auto"/>
        <w:jc w:val="both"/>
        <w:rPr>
          <w:sz w:val="24"/>
          <w:szCs w:val="24"/>
        </w:rPr>
      </w:pPr>
      <w:r w:rsidRPr="0027689A">
        <w:rPr>
          <w:sz w:val="24"/>
          <w:szCs w:val="24"/>
        </w:rPr>
        <w:t xml:space="preserve">It is recommended </w:t>
      </w:r>
      <w:ins w:id="190" w:author="Nathan Huynh" w:date="2018-09-15T07:53:00Z">
        <w:r w:rsidR="00F77D66">
          <w:rPr>
            <w:sz w:val="24"/>
            <w:szCs w:val="24"/>
          </w:rPr>
          <w:t xml:space="preserve">that users </w:t>
        </w:r>
      </w:ins>
      <w:del w:id="191" w:author="Nathan Huynh" w:date="2018-09-15T07:53:00Z">
        <w:r w:rsidRPr="0027689A" w:rsidDel="00F77D66">
          <w:rPr>
            <w:sz w:val="24"/>
            <w:szCs w:val="24"/>
          </w:rPr>
          <w:delText xml:space="preserve">to </w:delText>
        </w:r>
      </w:del>
      <w:r w:rsidR="00A25559" w:rsidRPr="0027689A">
        <w:rPr>
          <w:sz w:val="24"/>
          <w:szCs w:val="24"/>
        </w:rPr>
        <w:t xml:space="preserve">update </w:t>
      </w:r>
      <w:del w:id="192" w:author="Nathan Huynh" w:date="2018-09-15T07:53:00Z">
        <w:r w:rsidR="00A25559" w:rsidRPr="0027689A" w:rsidDel="00F77D66">
          <w:rPr>
            <w:sz w:val="24"/>
            <w:szCs w:val="24"/>
          </w:rPr>
          <w:delText>your</w:delText>
        </w:r>
      </w:del>
      <w:ins w:id="193" w:author="Nathan Huynh" w:date="2018-09-15T07:53:00Z">
        <w:r w:rsidR="00F77D66">
          <w:rPr>
            <w:sz w:val="24"/>
            <w:szCs w:val="24"/>
          </w:rPr>
          <w:t>their</w:t>
        </w:r>
      </w:ins>
      <w:r w:rsidR="00A25559" w:rsidRPr="0027689A">
        <w:rPr>
          <w:sz w:val="24"/>
          <w:szCs w:val="24"/>
        </w:rPr>
        <w:t xml:space="preserve"> browser to </w:t>
      </w:r>
      <w:r w:rsidRPr="0027689A">
        <w:rPr>
          <w:sz w:val="24"/>
          <w:szCs w:val="24"/>
        </w:rPr>
        <w:t>the latest version</w:t>
      </w:r>
      <w:del w:id="194" w:author="Nathan Huynh" w:date="2018-09-15T07:54:00Z">
        <w:r w:rsidR="008D398C" w:rsidRPr="0027689A" w:rsidDel="00F77D66">
          <w:rPr>
            <w:sz w:val="24"/>
            <w:szCs w:val="24"/>
          </w:rPr>
          <w:delText>, if you already have an older version installed</w:delText>
        </w:r>
      </w:del>
      <w:r w:rsidR="00A25559" w:rsidRPr="0027689A">
        <w:rPr>
          <w:sz w:val="24"/>
          <w:szCs w:val="24"/>
        </w:rPr>
        <w:t>.</w:t>
      </w:r>
      <w:r w:rsidR="000753AE" w:rsidRPr="0027689A">
        <w:rPr>
          <w:sz w:val="24"/>
          <w:szCs w:val="24"/>
        </w:rPr>
        <w:t xml:space="preserve"> </w:t>
      </w:r>
      <w:r w:rsidRPr="0027689A">
        <w:rPr>
          <w:sz w:val="24"/>
          <w:szCs w:val="24"/>
        </w:rPr>
        <w:t xml:space="preserve">After installing the web-browser, the user will need to download the corresponding webdriver. </w:t>
      </w:r>
      <w:r w:rsidR="00535CF3" w:rsidRPr="0027689A">
        <w:rPr>
          <w:sz w:val="24"/>
          <w:szCs w:val="24"/>
        </w:rPr>
        <w:t>Below are the download l</w:t>
      </w:r>
      <w:r w:rsidR="00364847" w:rsidRPr="0027689A">
        <w:rPr>
          <w:sz w:val="24"/>
          <w:szCs w:val="24"/>
        </w:rPr>
        <w:t xml:space="preserve">inks to </w:t>
      </w:r>
      <w:r w:rsidR="000753AE" w:rsidRPr="0027689A">
        <w:rPr>
          <w:sz w:val="24"/>
          <w:szCs w:val="24"/>
        </w:rPr>
        <w:t>all webdrivers</w:t>
      </w:r>
      <w:r w:rsidR="00535CF3" w:rsidRPr="0027689A">
        <w:rPr>
          <w:sz w:val="24"/>
          <w:szCs w:val="24"/>
        </w:rPr>
        <w:t>.</w:t>
      </w:r>
    </w:p>
    <w:p w14:paraId="52029F8E" w14:textId="77777777" w:rsidR="00674110" w:rsidRPr="0027689A" w:rsidRDefault="00674110" w:rsidP="00F8005C">
      <w:pPr>
        <w:spacing w:line="276" w:lineRule="auto"/>
        <w:jc w:val="both"/>
        <w:rPr>
          <w:sz w:val="24"/>
          <w:szCs w:val="24"/>
        </w:rPr>
      </w:pPr>
    </w:p>
    <w:p w14:paraId="49AFE7F2" w14:textId="77777777" w:rsidR="00535CF3" w:rsidRPr="0027689A" w:rsidRDefault="00535CF3" w:rsidP="00F8005C">
      <w:pPr>
        <w:spacing w:line="276" w:lineRule="auto"/>
        <w:jc w:val="both"/>
        <w:rPr>
          <w:sz w:val="24"/>
          <w:szCs w:val="24"/>
        </w:rPr>
      </w:pPr>
      <w:r w:rsidRPr="0027689A">
        <w:rPr>
          <w:sz w:val="24"/>
          <w:szCs w:val="24"/>
        </w:rPr>
        <w:t>Chromedriver-</w:t>
      </w:r>
      <w:r w:rsidR="00802839" w:rsidRPr="0027689A">
        <w:rPr>
          <w:sz w:val="24"/>
          <w:szCs w:val="24"/>
        </w:rPr>
        <w:t xml:space="preserve"> </w:t>
      </w:r>
      <w:hyperlink r:id="rId20" w:history="1">
        <w:r w:rsidR="00802839" w:rsidRPr="0027689A">
          <w:rPr>
            <w:rStyle w:val="Hyperlink"/>
            <w:sz w:val="24"/>
            <w:szCs w:val="24"/>
          </w:rPr>
          <w:t>http://chromedriver.chromium.org/downloads</w:t>
        </w:r>
      </w:hyperlink>
    </w:p>
    <w:p w14:paraId="7C621530" w14:textId="4518AB9F" w:rsidR="00674110" w:rsidRPr="0027689A" w:rsidRDefault="00535CF3" w:rsidP="00F8005C">
      <w:pPr>
        <w:spacing w:line="276" w:lineRule="auto"/>
        <w:jc w:val="both"/>
        <w:rPr>
          <w:sz w:val="24"/>
          <w:szCs w:val="24"/>
        </w:rPr>
      </w:pPr>
      <w:r w:rsidRPr="0027689A">
        <w:rPr>
          <w:sz w:val="24"/>
          <w:szCs w:val="24"/>
        </w:rPr>
        <w:t xml:space="preserve">Firefoxdriver- </w:t>
      </w:r>
      <w:r w:rsidR="00EA4A2B" w:rsidRPr="0027689A">
        <w:rPr>
          <w:sz w:val="24"/>
          <w:szCs w:val="24"/>
        </w:rPr>
        <w:t>Firefox driver does not need to be installed, it is part of the Python package</w:t>
      </w:r>
      <w:r w:rsidR="0020542B" w:rsidRPr="0027689A">
        <w:rPr>
          <w:sz w:val="24"/>
          <w:szCs w:val="24"/>
        </w:rPr>
        <w:t xml:space="preserve"> “Selenium”</w:t>
      </w:r>
      <w:r w:rsidR="00EA4A2B" w:rsidRPr="0027689A">
        <w:rPr>
          <w:sz w:val="24"/>
          <w:szCs w:val="24"/>
        </w:rPr>
        <w:t xml:space="preserve"> that we will install later.</w:t>
      </w:r>
    </w:p>
    <w:p w14:paraId="59D3D051" w14:textId="77777777" w:rsidR="005934E5" w:rsidRPr="0027689A" w:rsidRDefault="00EA4A2B" w:rsidP="00F8005C">
      <w:pPr>
        <w:spacing w:line="276" w:lineRule="auto"/>
        <w:jc w:val="both"/>
        <w:rPr>
          <w:rStyle w:val="Hyperlink"/>
          <w:sz w:val="24"/>
          <w:szCs w:val="24"/>
        </w:rPr>
      </w:pPr>
      <w:r w:rsidRPr="0027689A">
        <w:rPr>
          <w:sz w:val="24"/>
          <w:szCs w:val="24"/>
        </w:rPr>
        <w:t xml:space="preserve">IEdriver- </w:t>
      </w:r>
      <w:hyperlink r:id="rId21" w:history="1">
        <w:r w:rsidR="001C24B1" w:rsidRPr="0027689A">
          <w:rPr>
            <w:rStyle w:val="Hyperlink"/>
            <w:sz w:val="24"/>
            <w:szCs w:val="24"/>
          </w:rPr>
          <w:t>http://selenium-release.storage.googleapis.com/index.html</w:t>
        </w:r>
      </w:hyperlink>
    </w:p>
    <w:p w14:paraId="2DEB9343" w14:textId="77777777" w:rsidR="00674110" w:rsidRPr="0027689A" w:rsidRDefault="00674110" w:rsidP="00F8005C">
      <w:pPr>
        <w:spacing w:line="276" w:lineRule="auto"/>
        <w:jc w:val="both"/>
        <w:rPr>
          <w:rStyle w:val="Hyperlink"/>
          <w:sz w:val="24"/>
          <w:szCs w:val="24"/>
        </w:rPr>
      </w:pPr>
    </w:p>
    <w:p w14:paraId="417D3107" w14:textId="21C11660" w:rsidR="00674110" w:rsidRPr="0027689A" w:rsidRDefault="003B3017" w:rsidP="00F8005C">
      <w:pPr>
        <w:spacing w:line="276" w:lineRule="auto"/>
        <w:jc w:val="both"/>
        <w:rPr>
          <w:sz w:val="24"/>
          <w:szCs w:val="24"/>
        </w:rPr>
      </w:pPr>
      <w:r w:rsidRPr="0027689A">
        <w:rPr>
          <w:sz w:val="24"/>
          <w:szCs w:val="24"/>
        </w:rPr>
        <w:t xml:space="preserve">The chromedriver and IEdriver comes in a zip file. If </w:t>
      </w:r>
      <w:r w:rsidR="00A25559" w:rsidRPr="0027689A">
        <w:rPr>
          <w:sz w:val="24"/>
          <w:szCs w:val="24"/>
        </w:rPr>
        <w:t>you</w:t>
      </w:r>
      <w:r w:rsidRPr="0027689A">
        <w:rPr>
          <w:sz w:val="24"/>
          <w:szCs w:val="24"/>
        </w:rPr>
        <w:t xml:space="preserve"> unzip the file, then </w:t>
      </w:r>
      <w:r w:rsidR="00A25559" w:rsidRPr="0027689A">
        <w:rPr>
          <w:sz w:val="24"/>
          <w:szCs w:val="24"/>
        </w:rPr>
        <w:t>you</w:t>
      </w:r>
      <w:r w:rsidRPr="0027689A">
        <w:rPr>
          <w:sz w:val="24"/>
          <w:szCs w:val="24"/>
        </w:rPr>
        <w:t xml:space="preserve"> will find an executable (*.exe) file. </w:t>
      </w:r>
      <w:r w:rsidR="00A25559" w:rsidRPr="0027689A">
        <w:rPr>
          <w:sz w:val="24"/>
          <w:szCs w:val="24"/>
        </w:rPr>
        <w:t>P</w:t>
      </w:r>
      <w:r w:rsidRPr="0027689A">
        <w:rPr>
          <w:sz w:val="24"/>
          <w:szCs w:val="24"/>
        </w:rPr>
        <w:t xml:space="preserve">lace this file in the C drive. </w:t>
      </w:r>
      <w:r w:rsidR="00A25559" w:rsidRPr="0027689A">
        <w:rPr>
          <w:sz w:val="24"/>
          <w:szCs w:val="24"/>
        </w:rPr>
        <w:t>For example, if you have selected chromedriver,</w:t>
      </w:r>
      <w:r w:rsidRPr="0027689A">
        <w:rPr>
          <w:sz w:val="24"/>
          <w:szCs w:val="24"/>
        </w:rPr>
        <w:t xml:space="preserve"> the path to chromedriver.exe file will be “C:\chromedriver.exe”</w:t>
      </w:r>
      <w:r w:rsidR="001A5470" w:rsidRPr="0027689A">
        <w:rPr>
          <w:sz w:val="24"/>
          <w:szCs w:val="24"/>
        </w:rPr>
        <w:t>.</w:t>
      </w:r>
    </w:p>
    <w:p w14:paraId="7ACEC284" w14:textId="77777777" w:rsidR="001A5470" w:rsidRPr="0027689A" w:rsidRDefault="001A5470" w:rsidP="00F8005C">
      <w:pPr>
        <w:spacing w:line="276" w:lineRule="auto"/>
        <w:jc w:val="both"/>
        <w:rPr>
          <w:sz w:val="24"/>
          <w:szCs w:val="24"/>
        </w:rPr>
      </w:pPr>
    </w:p>
    <w:p w14:paraId="69092E26" w14:textId="70F69366" w:rsidR="00904F2C" w:rsidRPr="0027689A" w:rsidRDefault="00904F2C" w:rsidP="00F8005C">
      <w:pPr>
        <w:spacing w:line="276" w:lineRule="auto"/>
        <w:jc w:val="both"/>
        <w:rPr>
          <w:sz w:val="24"/>
          <w:szCs w:val="24"/>
        </w:rPr>
      </w:pPr>
      <w:r w:rsidRPr="0027689A">
        <w:rPr>
          <w:sz w:val="24"/>
          <w:szCs w:val="24"/>
        </w:rPr>
        <w:t>D</w:t>
      </w:r>
      <w:r w:rsidR="001A5470" w:rsidRPr="0027689A">
        <w:rPr>
          <w:sz w:val="24"/>
          <w:szCs w:val="24"/>
        </w:rPr>
        <w:t xml:space="preserve">uring ATR data collection, the user will need to select the script that corresponds to the user’s choice. </w:t>
      </w:r>
      <w:r w:rsidRPr="0027689A">
        <w:rPr>
          <w:sz w:val="24"/>
          <w:szCs w:val="24"/>
        </w:rPr>
        <w:t>Each browser’s script is found below:</w:t>
      </w:r>
    </w:p>
    <w:p w14:paraId="203C4CBC" w14:textId="4F4610F9" w:rsidR="00904F2C" w:rsidRPr="0027689A" w:rsidRDefault="00DD0C4C" w:rsidP="00F8005C">
      <w:pPr>
        <w:pStyle w:val="ListParagraph"/>
        <w:numPr>
          <w:ilvl w:val="0"/>
          <w:numId w:val="10"/>
        </w:numPr>
        <w:spacing w:line="276" w:lineRule="auto"/>
        <w:jc w:val="both"/>
        <w:rPr>
          <w:sz w:val="24"/>
          <w:szCs w:val="24"/>
        </w:rPr>
      </w:pPr>
      <w:r w:rsidRPr="0027689A">
        <w:rPr>
          <w:sz w:val="24"/>
          <w:szCs w:val="24"/>
        </w:rPr>
        <w:t>Internet Explorer</w:t>
      </w:r>
      <w:r w:rsidR="001A5470" w:rsidRPr="0027689A">
        <w:rPr>
          <w:sz w:val="24"/>
          <w:szCs w:val="24"/>
        </w:rPr>
        <w:t xml:space="preserve"> </w:t>
      </w:r>
      <w:r w:rsidR="00904F2C" w:rsidRPr="0027689A">
        <w:rPr>
          <w:sz w:val="24"/>
          <w:szCs w:val="24"/>
        </w:rPr>
        <w:t>:</w:t>
      </w:r>
      <w:r w:rsidR="001A5470" w:rsidRPr="0027689A">
        <w:rPr>
          <w:sz w:val="24"/>
          <w:szCs w:val="24"/>
        </w:rPr>
        <w:t xml:space="preserve"> “</w:t>
      </w:r>
      <w:r w:rsidRPr="0027689A">
        <w:rPr>
          <w:sz w:val="24"/>
          <w:szCs w:val="24"/>
        </w:rPr>
        <w:t>SC_hv_ie</w:t>
      </w:r>
      <w:r w:rsidR="001A5470" w:rsidRPr="0027689A">
        <w:rPr>
          <w:sz w:val="24"/>
          <w:szCs w:val="24"/>
        </w:rPr>
        <w:t>.py”</w:t>
      </w:r>
      <w:r w:rsidR="0075296D" w:rsidRPr="0027689A">
        <w:rPr>
          <w:sz w:val="24"/>
          <w:szCs w:val="24"/>
        </w:rPr>
        <w:t xml:space="preserve"> </w:t>
      </w:r>
    </w:p>
    <w:p w14:paraId="44589579" w14:textId="19A15221" w:rsidR="00904F2C" w:rsidRPr="0027689A" w:rsidRDefault="00EA5B34" w:rsidP="00F8005C">
      <w:pPr>
        <w:pStyle w:val="ListParagraph"/>
        <w:numPr>
          <w:ilvl w:val="0"/>
          <w:numId w:val="10"/>
        </w:numPr>
        <w:spacing w:line="276" w:lineRule="auto"/>
        <w:jc w:val="both"/>
        <w:rPr>
          <w:sz w:val="24"/>
          <w:szCs w:val="24"/>
        </w:rPr>
      </w:pPr>
      <w:r w:rsidRPr="0027689A">
        <w:rPr>
          <w:sz w:val="24"/>
          <w:szCs w:val="24"/>
        </w:rPr>
        <w:t>Mozilla Firefox</w:t>
      </w:r>
      <w:r w:rsidR="00904F2C" w:rsidRPr="0027689A">
        <w:rPr>
          <w:sz w:val="24"/>
          <w:szCs w:val="24"/>
        </w:rPr>
        <w:t>:</w:t>
      </w:r>
      <w:r w:rsidRPr="0027689A">
        <w:rPr>
          <w:sz w:val="24"/>
          <w:szCs w:val="24"/>
        </w:rPr>
        <w:t xml:space="preserve"> “SC_hv_mf.py”</w:t>
      </w:r>
    </w:p>
    <w:p w14:paraId="156B203F" w14:textId="7478B266" w:rsidR="001A5470" w:rsidRDefault="00EA5B34" w:rsidP="00F8005C">
      <w:pPr>
        <w:pStyle w:val="ListParagraph"/>
        <w:numPr>
          <w:ilvl w:val="0"/>
          <w:numId w:val="10"/>
        </w:numPr>
        <w:spacing w:line="276" w:lineRule="auto"/>
        <w:jc w:val="both"/>
        <w:rPr>
          <w:sz w:val="24"/>
          <w:szCs w:val="24"/>
        </w:rPr>
      </w:pPr>
      <w:r w:rsidRPr="0027689A">
        <w:rPr>
          <w:sz w:val="24"/>
          <w:szCs w:val="24"/>
        </w:rPr>
        <w:t>Google Chrome</w:t>
      </w:r>
      <w:r w:rsidR="00904F2C" w:rsidRPr="0027689A">
        <w:rPr>
          <w:sz w:val="24"/>
          <w:szCs w:val="24"/>
        </w:rPr>
        <w:t>:</w:t>
      </w:r>
      <w:r w:rsidRPr="0027689A">
        <w:rPr>
          <w:sz w:val="24"/>
          <w:szCs w:val="24"/>
        </w:rPr>
        <w:t xml:space="preserve"> “SC_hv</w:t>
      </w:r>
      <w:r w:rsidR="001A4B1A" w:rsidRPr="0027689A">
        <w:rPr>
          <w:sz w:val="24"/>
          <w:szCs w:val="24"/>
        </w:rPr>
        <w:t>_gc</w:t>
      </w:r>
      <w:r w:rsidRPr="0027689A">
        <w:rPr>
          <w:sz w:val="24"/>
          <w:szCs w:val="24"/>
        </w:rPr>
        <w:t>.py”</w:t>
      </w:r>
    </w:p>
    <w:p w14:paraId="5560F5CE" w14:textId="77777777" w:rsidR="00F01063" w:rsidRPr="00F01063" w:rsidRDefault="00F01063" w:rsidP="00F01063">
      <w:pPr>
        <w:spacing w:line="276" w:lineRule="auto"/>
        <w:jc w:val="both"/>
        <w:rPr>
          <w:sz w:val="24"/>
          <w:szCs w:val="24"/>
        </w:rPr>
      </w:pPr>
    </w:p>
    <w:p w14:paraId="040BCC05" w14:textId="4029F2E4" w:rsidR="00B903F8" w:rsidRPr="00F01063"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F27C96" w:rsidRPr="0027689A">
        <w:rPr>
          <w:rFonts w:ascii="Times New Roman" w:hAnsi="Times New Roman"/>
          <w:szCs w:val="24"/>
        </w:rPr>
        <w:t>.</w:t>
      </w:r>
      <w:r w:rsidR="00B91924" w:rsidRPr="0027689A">
        <w:rPr>
          <w:rFonts w:ascii="Times New Roman" w:hAnsi="Times New Roman"/>
          <w:szCs w:val="24"/>
        </w:rPr>
        <w:t>1</w:t>
      </w:r>
      <w:r w:rsidR="00F27C96" w:rsidRPr="0027689A">
        <w:rPr>
          <w:rFonts w:ascii="Times New Roman" w:hAnsi="Times New Roman"/>
          <w:szCs w:val="24"/>
        </w:rPr>
        <w:t>.</w:t>
      </w:r>
      <w:r w:rsidR="00FC1DB8" w:rsidRPr="0027689A">
        <w:rPr>
          <w:rFonts w:ascii="Times New Roman" w:hAnsi="Times New Roman"/>
          <w:szCs w:val="24"/>
        </w:rPr>
        <w:t>2</w:t>
      </w:r>
      <w:r w:rsidR="00E334DC" w:rsidRPr="0027689A">
        <w:rPr>
          <w:rFonts w:ascii="Times New Roman" w:hAnsi="Times New Roman"/>
          <w:szCs w:val="24"/>
        </w:rPr>
        <w:t>.3   Python and Associated Packages</w:t>
      </w:r>
    </w:p>
    <w:p w14:paraId="539E94E9" w14:textId="3ADED6AC" w:rsidR="00B903F8" w:rsidRPr="0027689A" w:rsidRDefault="001C1442" w:rsidP="00F8005C">
      <w:pPr>
        <w:spacing w:line="276" w:lineRule="auto"/>
        <w:jc w:val="both"/>
        <w:rPr>
          <w:sz w:val="24"/>
          <w:szCs w:val="24"/>
        </w:rPr>
      </w:pPr>
      <w:r w:rsidRPr="0027689A">
        <w:rPr>
          <w:sz w:val="24"/>
          <w:szCs w:val="24"/>
        </w:rPr>
        <w:t>I</w:t>
      </w:r>
      <w:r w:rsidR="001C24B1" w:rsidRPr="0027689A">
        <w:rPr>
          <w:sz w:val="24"/>
          <w:szCs w:val="24"/>
        </w:rPr>
        <w:t>nstall Python</w:t>
      </w:r>
      <w:r w:rsidR="00904F2C" w:rsidRPr="0027689A">
        <w:rPr>
          <w:sz w:val="24"/>
          <w:szCs w:val="24"/>
        </w:rPr>
        <w:t xml:space="preserve"> according to the </w:t>
      </w:r>
      <w:r w:rsidR="001C24B1" w:rsidRPr="0027689A">
        <w:rPr>
          <w:sz w:val="24"/>
          <w:szCs w:val="24"/>
        </w:rPr>
        <w:t xml:space="preserve">installation guide </w:t>
      </w:r>
      <w:r w:rsidR="00904F2C" w:rsidRPr="0027689A">
        <w:rPr>
          <w:sz w:val="24"/>
          <w:szCs w:val="24"/>
        </w:rPr>
        <w:t>below.</w:t>
      </w:r>
    </w:p>
    <w:p w14:paraId="3BB37390" w14:textId="77777777" w:rsidR="001C24B1" w:rsidRPr="0027689A" w:rsidRDefault="00C71800" w:rsidP="00F8005C">
      <w:pPr>
        <w:spacing w:line="276" w:lineRule="auto"/>
        <w:jc w:val="both"/>
        <w:rPr>
          <w:sz w:val="24"/>
          <w:szCs w:val="24"/>
        </w:rPr>
      </w:pPr>
      <w:hyperlink r:id="rId22" w:history="1">
        <w:r w:rsidR="006D616C" w:rsidRPr="0027689A">
          <w:rPr>
            <w:rStyle w:val="Hyperlink"/>
            <w:sz w:val="24"/>
            <w:szCs w:val="24"/>
          </w:rPr>
          <w:t>https://www.howtogeek.com/197947/how-to-install-python-on-windows/</w:t>
        </w:r>
      </w:hyperlink>
    </w:p>
    <w:p w14:paraId="6E651F45" w14:textId="77777777" w:rsidR="006D616C" w:rsidRPr="0027689A" w:rsidRDefault="006D616C" w:rsidP="00F8005C">
      <w:pPr>
        <w:spacing w:line="276" w:lineRule="auto"/>
        <w:jc w:val="both"/>
        <w:rPr>
          <w:sz w:val="24"/>
          <w:szCs w:val="24"/>
        </w:rPr>
      </w:pPr>
    </w:p>
    <w:p w14:paraId="1C86B33E" w14:textId="754F4C08" w:rsidR="00832C8C" w:rsidRPr="0027689A" w:rsidRDefault="006D616C" w:rsidP="00F8005C">
      <w:pPr>
        <w:spacing w:line="276" w:lineRule="auto"/>
        <w:jc w:val="both"/>
        <w:rPr>
          <w:sz w:val="24"/>
          <w:szCs w:val="24"/>
        </w:rPr>
      </w:pPr>
      <w:r w:rsidRPr="0027689A">
        <w:rPr>
          <w:sz w:val="24"/>
          <w:szCs w:val="24"/>
        </w:rPr>
        <w:t xml:space="preserve">For </w:t>
      </w:r>
      <w:del w:id="195" w:author="Nathan Huynh" w:date="2018-09-15T07:54:00Z">
        <w:r w:rsidRPr="0027689A" w:rsidDel="00F77D66">
          <w:rPr>
            <w:sz w:val="24"/>
            <w:szCs w:val="24"/>
          </w:rPr>
          <w:delText xml:space="preserve">our </w:delText>
        </w:r>
      </w:del>
      <w:ins w:id="196" w:author="Nathan Huynh" w:date="2018-09-15T07:54:00Z">
        <w:r w:rsidR="00F77D66">
          <w:rPr>
            <w:sz w:val="24"/>
            <w:szCs w:val="24"/>
          </w:rPr>
          <w:t>the AADT</w:t>
        </w:r>
        <w:r w:rsidR="00F77D66" w:rsidRPr="0027689A">
          <w:rPr>
            <w:sz w:val="24"/>
            <w:szCs w:val="24"/>
          </w:rPr>
          <w:t xml:space="preserve"> </w:t>
        </w:r>
      </w:ins>
      <w:r w:rsidRPr="0027689A">
        <w:rPr>
          <w:sz w:val="24"/>
          <w:szCs w:val="24"/>
        </w:rPr>
        <w:t xml:space="preserve">software, </w:t>
      </w:r>
      <w:ins w:id="197" w:author="Windows User" w:date="2018-09-18T08:08:00Z">
        <w:r w:rsidR="002A3545">
          <w:rPr>
            <w:sz w:val="24"/>
            <w:szCs w:val="24"/>
          </w:rPr>
          <w:t>the users</w:t>
        </w:r>
      </w:ins>
      <w:commentRangeStart w:id="198"/>
      <w:del w:id="199" w:author="Windows User" w:date="2018-09-18T08:08:00Z">
        <w:r w:rsidRPr="0027689A" w:rsidDel="002A3545">
          <w:rPr>
            <w:sz w:val="24"/>
            <w:szCs w:val="24"/>
          </w:rPr>
          <w:delText>we</w:delText>
        </w:r>
      </w:del>
      <w:r w:rsidRPr="0027689A">
        <w:rPr>
          <w:sz w:val="24"/>
          <w:szCs w:val="24"/>
        </w:rPr>
        <w:t xml:space="preserve"> </w:t>
      </w:r>
      <w:commentRangeEnd w:id="198"/>
      <w:r w:rsidR="00F77D66">
        <w:rPr>
          <w:rStyle w:val="CommentReference"/>
        </w:rPr>
        <w:commentReference w:id="198"/>
      </w:r>
      <w:r w:rsidRPr="0027689A">
        <w:rPr>
          <w:sz w:val="24"/>
          <w:szCs w:val="24"/>
        </w:rPr>
        <w:t xml:space="preserve">will install Python </w:t>
      </w:r>
      <w:r w:rsidR="00FA388F" w:rsidRPr="0027689A">
        <w:rPr>
          <w:sz w:val="24"/>
          <w:szCs w:val="24"/>
        </w:rPr>
        <w:t xml:space="preserve">3. After </w:t>
      </w:r>
      <w:r w:rsidR="00E85748" w:rsidRPr="0027689A">
        <w:rPr>
          <w:sz w:val="24"/>
          <w:szCs w:val="24"/>
        </w:rPr>
        <w:t>opening the link</w:t>
      </w:r>
      <w:r w:rsidR="002B1339" w:rsidRPr="0027689A">
        <w:rPr>
          <w:sz w:val="24"/>
          <w:szCs w:val="24"/>
        </w:rPr>
        <w:t>, scroll down</w:t>
      </w:r>
      <w:r w:rsidR="00904F2C" w:rsidRPr="0027689A">
        <w:rPr>
          <w:sz w:val="24"/>
          <w:szCs w:val="24"/>
        </w:rPr>
        <w:t xml:space="preserve"> until </w:t>
      </w:r>
      <w:commentRangeStart w:id="200"/>
      <w:r w:rsidR="00E85748" w:rsidRPr="0027689A">
        <w:rPr>
          <w:sz w:val="24"/>
          <w:szCs w:val="24"/>
        </w:rPr>
        <w:t>you</w:t>
      </w:r>
      <w:commentRangeEnd w:id="200"/>
      <w:r w:rsidR="00F77D66">
        <w:rPr>
          <w:rStyle w:val="CommentReference"/>
        </w:rPr>
        <w:commentReference w:id="200"/>
      </w:r>
      <w:r w:rsidR="00E85748" w:rsidRPr="0027689A">
        <w:rPr>
          <w:sz w:val="24"/>
          <w:szCs w:val="24"/>
        </w:rPr>
        <w:t xml:space="preserve"> find a section titled “How to install Python 3”</w:t>
      </w:r>
      <w:r w:rsidR="00B46A2C" w:rsidRPr="0027689A">
        <w:rPr>
          <w:sz w:val="24"/>
          <w:szCs w:val="24"/>
        </w:rPr>
        <w:t xml:space="preserve">. </w:t>
      </w:r>
      <w:r w:rsidR="00AF672D" w:rsidRPr="0027689A">
        <w:rPr>
          <w:sz w:val="24"/>
          <w:szCs w:val="24"/>
        </w:rPr>
        <w:t>Click on “download and run the installer”</w:t>
      </w:r>
      <w:r w:rsidR="00EC6246">
        <w:rPr>
          <w:sz w:val="24"/>
          <w:szCs w:val="24"/>
        </w:rPr>
        <w:t xml:space="preserve"> (</w:t>
      </w:r>
      <w:r w:rsidR="00FE0C7E" w:rsidRPr="0027689A">
        <w:rPr>
          <w:sz w:val="24"/>
          <w:szCs w:val="24"/>
        </w:rPr>
        <w:t>rectangular box)</w:t>
      </w:r>
      <w:r w:rsidR="00AF672D" w:rsidRPr="0027689A">
        <w:rPr>
          <w:sz w:val="24"/>
          <w:szCs w:val="24"/>
        </w:rPr>
        <w:t xml:space="preserve">, which will take you to the Python website. </w:t>
      </w:r>
    </w:p>
    <w:p w14:paraId="6CF0E517" w14:textId="77777777" w:rsidR="00832C8C" w:rsidRPr="0027689A" w:rsidRDefault="00832C8C" w:rsidP="00F8005C">
      <w:pPr>
        <w:spacing w:line="276" w:lineRule="auto"/>
        <w:jc w:val="both"/>
        <w:rPr>
          <w:sz w:val="24"/>
          <w:szCs w:val="24"/>
        </w:rPr>
      </w:pPr>
    </w:p>
    <w:p w14:paraId="745C387B" w14:textId="0C586796" w:rsidR="00832C8C" w:rsidRPr="0027689A" w:rsidRDefault="00832C8C" w:rsidP="00F8005C">
      <w:pPr>
        <w:spacing w:line="276" w:lineRule="auto"/>
        <w:jc w:val="both"/>
        <w:rPr>
          <w:sz w:val="24"/>
          <w:szCs w:val="24"/>
        </w:rPr>
      </w:pPr>
      <w:r w:rsidRPr="0027689A">
        <w:rPr>
          <w:noProof/>
          <w:sz w:val="24"/>
          <w:szCs w:val="24"/>
        </w:rPr>
        <w:drawing>
          <wp:inline distT="0" distB="0" distL="0" distR="0" wp14:anchorId="368AA568" wp14:editId="7BEFF33C">
            <wp:extent cx="3551912" cy="32289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8778" cy="3244307"/>
                    </a:xfrm>
                    <a:prstGeom prst="rect">
                      <a:avLst/>
                    </a:prstGeom>
                  </pic:spPr>
                </pic:pic>
              </a:graphicData>
            </a:graphic>
          </wp:inline>
        </w:drawing>
      </w:r>
    </w:p>
    <w:p w14:paraId="57C303E3" w14:textId="77777777" w:rsidR="00832C8C" w:rsidRPr="0027689A" w:rsidRDefault="00832C8C" w:rsidP="00F8005C">
      <w:pPr>
        <w:spacing w:line="276" w:lineRule="auto"/>
        <w:jc w:val="both"/>
        <w:rPr>
          <w:sz w:val="24"/>
          <w:szCs w:val="24"/>
        </w:rPr>
      </w:pPr>
    </w:p>
    <w:p w14:paraId="443F1DD2" w14:textId="45E75C0C" w:rsidR="00FE0C7E" w:rsidRPr="0027689A" w:rsidRDefault="00FE0C7E" w:rsidP="00F8005C">
      <w:pPr>
        <w:spacing w:line="276" w:lineRule="auto"/>
        <w:jc w:val="both"/>
        <w:rPr>
          <w:sz w:val="24"/>
          <w:szCs w:val="24"/>
        </w:rPr>
      </w:pPr>
      <w:r w:rsidRPr="0027689A">
        <w:rPr>
          <w:sz w:val="24"/>
          <w:szCs w:val="24"/>
        </w:rPr>
        <w:t xml:space="preserve">Select the “Latest Python 3 Release” to download the executable installer. </w:t>
      </w:r>
      <w:r w:rsidR="00B46A2C" w:rsidRPr="0027689A">
        <w:rPr>
          <w:sz w:val="24"/>
          <w:szCs w:val="24"/>
        </w:rPr>
        <w:t>Y</w:t>
      </w:r>
      <w:r w:rsidR="00723098" w:rsidRPr="0027689A">
        <w:rPr>
          <w:sz w:val="24"/>
          <w:szCs w:val="24"/>
        </w:rPr>
        <w:t>ou will see a screen similar to the screen below in the screenshot.</w:t>
      </w:r>
      <w:r w:rsidR="00B46A2C" w:rsidRPr="0027689A">
        <w:rPr>
          <w:sz w:val="24"/>
          <w:szCs w:val="24"/>
        </w:rPr>
        <w:t xml:space="preserve"> </w:t>
      </w:r>
    </w:p>
    <w:p w14:paraId="558476BA" w14:textId="77777777" w:rsidR="00FE0C7E" w:rsidRPr="0027689A" w:rsidRDefault="00FE0C7E" w:rsidP="00F8005C">
      <w:pPr>
        <w:spacing w:line="276" w:lineRule="auto"/>
        <w:jc w:val="both"/>
        <w:rPr>
          <w:sz w:val="24"/>
          <w:szCs w:val="24"/>
        </w:rPr>
      </w:pPr>
    </w:p>
    <w:p w14:paraId="7238F3A9" w14:textId="77777777" w:rsidR="001C6F30" w:rsidRPr="0027689A" w:rsidRDefault="00FE0C7E" w:rsidP="00F8005C">
      <w:pPr>
        <w:spacing w:line="276" w:lineRule="auto"/>
        <w:jc w:val="both"/>
        <w:rPr>
          <w:sz w:val="24"/>
          <w:szCs w:val="24"/>
        </w:rPr>
      </w:pPr>
      <w:r w:rsidRPr="0027689A">
        <w:rPr>
          <w:noProof/>
          <w:sz w:val="24"/>
          <w:szCs w:val="24"/>
        </w:rPr>
        <w:drawing>
          <wp:inline distT="0" distB="0" distL="0" distR="0" wp14:anchorId="12A2E87F" wp14:editId="20B7B411">
            <wp:extent cx="3584176" cy="3180522"/>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3852" cy="3189108"/>
                    </a:xfrm>
                    <a:prstGeom prst="rect">
                      <a:avLst/>
                    </a:prstGeom>
                  </pic:spPr>
                </pic:pic>
              </a:graphicData>
            </a:graphic>
          </wp:inline>
        </w:drawing>
      </w:r>
    </w:p>
    <w:p w14:paraId="386D909B" w14:textId="2673DC1E" w:rsidR="00E85748" w:rsidRPr="0027689A" w:rsidRDefault="00E85748" w:rsidP="00F8005C">
      <w:pPr>
        <w:spacing w:line="276" w:lineRule="auto"/>
        <w:jc w:val="both"/>
        <w:rPr>
          <w:sz w:val="24"/>
          <w:szCs w:val="24"/>
        </w:rPr>
      </w:pPr>
    </w:p>
    <w:p w14:paraId="5E514B92" w14:textId="5B902CAE" w:rsidR="00E85748" w:rsidRPr="0027689A" w:rsidRDefault="00E85748" w:rsidP="00F8005C">
      <w:pPr>
        <w:spacing w:line="276" w:lineRule="auto"/>
        <w:jc w:val="both"/>
        <w:rPr>
          <w:sz w:val="24"/>
          <w:szCs w:val="24"/>
        </w:rPr>
      </w:pPr>
    </w:p>
    <w:p w14:paraId="450EEE85" w14:textId="42E212B7" w:rsidR="00FE0C7E" w:rsidRPr="0027689A" w:rsidRDefault="00FE0C7E" w:rsidP="00F8005C">
      <w:pPr>
        <w:spacing w:line="276" w:lineRule="auto"/>
        <w:jc w:val="both"/>
        <w:rPr>
          <w:sz w:val="24"/>
          <w:szCs w:val="24"/>
        </w:rPr>
      </w:pPr>
      <w:r w:rsidRPr="0027689A">
        <w:rPr>
          <w:sz w:val="24"/>
          <w:szCs w:val="24"/>
        </w:rPr>
        <w:t xml:space="preserve">After downloading the installer, </w:t>
      </w:r>
      <w:r w:rsidR="007407E1" w:rsidRPr="0027689A">
        <w:rPr>
          <w:sz w:val="24"/>
          <w:szCs w:val="24"/>
        </w:rPr>
        <w:t xml:space="preserve">go back to the previous webpage and </w:t>
      </w:r>
      <w:r w:rsidRPr="0027689A">
        <w:rPr>
          <w:sz w:val="24"/>
          <w:szCs w:val="24"/>
        </w:rPr>
        <w:t xml:space="preserve">follow the </w:t>
      </w:r>
      <w:r w:rsidR="00832C8C" w:rsidRPr="0027689A">
        <w:rPr>
          <w:sz w:val="24"/>
          <w:szCs w:val="24"/>
        </w:rPr>
        <w:t>instructions provided under “How to install Python 3”. The webpage contains all the instructions with screenshots.</w:t>
      </w:r>
    </w:p>
    <w:p w14:paraId="575644C3" w14:textId="38B7A8CA" w:rsidR="009A06BF" w:rsidRPr="0027689A" w:rsidRDefault="000835C9" w:rsidP="00F8005C">
      <w:pPr>
        <w:spacing w:line="276" w:lineRule="auto"/>
        <w:jc w:val="both"/>
        <w:rPr>
          <w:sz w:val="24"/>
          <w:szCs w:val="24"/>
        </w:rPr>
      </w:pPr>
      <w:r w:rsidRPr="0027689A">
        <w:rPr>
          <w:sz w:val="24"/>
          <w:szCs w:val="24"/>
        </w:rPr>
        <w:t>After installing Python, t</w:t>
      </w:r>
      <w:r w:rsidR="004578F0" w:rsidRPr="0027689A">
        <w:rPr>
          <w:sz w:val="24"/>
          <w:szCs w:val="24"/>
        </w:rPr>
        <w:t>he packages that need to be installed are</w:t>
      </w:r>
      <w:r w:rsidR="00904F2C" w:rsidRPr="0027689A">
        <w:rPr>
          <w:sz w:val="24"/>
          <w:szCs w:val="24"/>
        </w:rPr>
        <w:t xml:space="preserve"> </w:t>
      </w:r>
      <w:r w:rsidR="00F62845" w:rsidRPr="0027689A">
        <w:rPr>
          <w:sz w:val="24"/>
          <w:szCs w:val="24"/>
        </w:rPr>
        <w:t>Selenium and Pandas</w:t>
      </w:r>
      <w:r w:rsidR="009A06BF" w:rsidRPr="0027689A">
        <w:rPr>
          <w:sz w:val="24"/>
          <w:szCs w:val="24"/>
        </w:rPr>
        <w:t xml:space="preserve">. These packages can only be installed after you have successfully installed Python in your machine. </w:t>
      </w:r>
      <w:r w:rsidR="00BB186A" w:rsidRPr="0027689A">
        <w:rPr>
          <w:sz w:val="24"/>
          <w:szCs w:val="24"/>
        </w:rPr>
        <w:t xml:space="preserve"> Steps to install a package are given below.</w:t>
      </w:r>
    </w:p>
    <w:p w14:paraId="2398CD80" w14:textId="77777777" w:rsidR="009A06BF" w:rsidRPr="0027689A" w:rsidRDefault="009A06BF" w:rsidP="00F8005C">
      <w:pPr>
        <w:spacing w:line="276" w:lineRule="auto"/>
        <w:jc w:val="both"/>
        <w:rPr>
          <w:sz w:val="24"/>
          <w:szCs w:val="24"/>
        </w:rPr>
      </w:pPr>
    </w:p>
    <w:p w14:paraId="3810671D" w14:textId="2A76F567" w:rsidR="009A06BF" w:rsidRDefault="003F119C" w:rsidP="003F119C">
      <w:pPr>
        <w:spacing w:line="276" w:lineRule="auto"/>
        <w:jc w:val="both"/>
        <w:rPr>
          <w:sz w:val="24"/>
          <w:szCs w:val="24"/>
        </w:rPr>
      </w:pPr>
      <w:commentRangeStart w:id="201"/>
      <w:r w:rsidRPr="003F119C">
        <w:rPr>
          <w:b/>
          <w:sz w:val="24"/>
          <w:szCs w:val="24"/>
        </w:rPr>
        <w:t>Step 1:</w:t>
      </w:r>
      <w:r>
        <w:rPr>
          <w:sz w:val="24"/>
          <w:szCs w:val="24"/>
        </w:rPr>
        <w:t xml:space="preserve"> </w:t>
      </w:r>
      <w:ins w:id="202" w:author="Windows User" w:date="2018-09-18T08:13:00Z">
        <w:r w:rsidR="00491FA8">
          <w:rPr>
            <w:sz w:val="24"/>
            <w:szCs w:val="24"/>
          </w:rPr>
          <w:t>In Windows 7, g</w:t>
        </w:r>
      </w:ins>
      <w:del w:id="203" w:author="Windows User" w:date="2018-09-18T08:13:00Z">
        <w:r w:rsidR="009A06BF" w:rsidRPr="003F119C" w:rsidDel="00491FA8">
          <w:rPr>
            <w:sz w:val="24"/>
            <w:szCs w:val="24"/>
          </w:rPr>
          <w:delText>G</w:delText>
        </w:r>
      </w:del>
      <w:r w:rsidR="009A06BF" w:rsidRPr="003F119C">
        <w:rPr>
          <w:sz w:val="24"/>
          <w:szCs w:val="24"/>
        </w:rPr>
        <w:t>o to start menu</w:t>
      </w:r>
      <w:ins w:id="204" w:author="Windows User" w:date="2018-09-18T08:14:00Z">
        <w:r w:rsidR="00491FA8">
          <w:rPr>
            <w:sz w:val="24"/>
            <w:szCs w:val="24"/>
          </w:rPr>
          <w:t xml:space="preserve"> (bottom left corner)</w:t>
        </w:r>
      </w:ins>
      <w:r w:rsidR="009A06BF" w:rsidRPr="003F119C">
        <w:rPr>
          <w:sz w:val="24"/>
          <w:szCs w:val="24"/>
        </w:rPr>
        <w:t xml:space="preserve"> and </w:t>
      </w:r>
      <w:ins w:id="205" w:author="Windows User" w:date="2018-09-18T08:14:00Z">
        <w:r w:rsidR="002B79B9">
          <w:rPr>
            <w:sz w:val="24"/>
            <w:szCs w:val="24"/>
          </w:rPr>
          <w:t>in</w:t>
        </w:r>
        <w:r w:rsidR="00491FA8">
          <w:rPr>
            <w:sz w:val="24"/>
            <w:szCs w:val="24"/>
          </w:rPr>
          <w:t xml:space="preserve"> the “search programs and files” </w:t>
        </w:r>
      </w:ins>
      <w:r w:rsidR="009A06BF" w:rsidRPr="003F119C">
        <w:rPr>
          <w:sz w:val="24"/>
          <w:szCs w:val="24"/>
        </w:rPr>
        <w:t xml:space="preserve">search </w:t>
      </w:r>
      <w:ins w:id="206" w:author="Windows User" w:date="2018-09-18T08:14:00Z">
        <w:r w:rsidR="002B79B9">
          <w:rPr>
            <w:sz w:val="24"/>
            <w:szCs w:val="24"/>
          </w:rPr>
          <w:t>bar,</w:t>
        </w:r>
      </w:ins>
      <w:del w:id="207" w:author="Windows User" w:date="2018-09-18T08:14:00Z">
        <w:r w:rsidR="009A06BF" w:rsidRPr="003F119C" w:rsidDel="002B79B9">
          <w:rPr>
            <w:sz w:val="24"/>
            <w:szCs w:val="24"/>
          </w:rPr>
          <w:delText>for</w:delText>
        </w:r>
      </w:del>
      <w:r w:rsidR="009A06BF" w:rsidRPr="003F119C">
        <w:rPr>
          <w:sz w:val="24"/>
          <w:szCs w:val="24"/>
        </w:rPr>
        <w:t xml:space="preserve"> </w:t>
      </w:r>
      <w:ins w:id="208" w:author="Windows User" w:date="2018-09-18T08:15:00Z">
        <w:r w:rsidR="002B79B9">
          <w:rPr>
            <w:sz w:val="24"/>
            <w:szCs w:val="24"/>
          </w:rPr>
          <w:t xml:space="preserve">type </w:t>
        </w:r>
      </w:ins>
      <w:r w:rsidR="009A06BF" w:rsidRPr="003F119C">
        <w:rPr>
          <w:sz w:val="24"/>
          <w:szCs w:val="24"/>
        </w:rPr>
        <w:t>“cmd</w:t>
      </w:r>
      <w:ins w:id="209" w:author="Windows User" w:date="2018-09-18T08:10:00Z">
        <w:r w:rsidR="00513B9B">
          <w:rPr>
            <w:sz w:val="24"/>
            <w:szCs w:val="24"/>
          </w:rPr>
          <w:t>.exe</w:t>
        </w:r>
      </w:ins>
      <w:del w:id="210" w:author="Windows User" w:date="2018-09-18T08:10:00Z">
        <w:r w:rsidR="00904F2C" w:rsidRPr="003F119C" w:rsidDel="00513B9B">
          <w:rPr>
            <w:sz w:val="24"/>
            <w:szCs w:val="24"/>
          </w:rPr>
          <w:delText>.</w:delText>
        </w:r>
      </w:del>
      <w:r w:rsidR="009A06BF" w:rsidRPr="003F119C">
        <w:rPr>
          <w:sz w:val="24"/>
          <w:szCs w:val="24"/>
        </w:rPr>
        <w:t xml:space="preserve">” You will find </w:t>
      </w:r>
      <w:ins w:id="211" w:author="Windows User" w:date="2018-09-18T08:11:00Z">
        <w:r w:rsidR="00513B9B">
          <w:rPr>
            <w:sz w:val="24"/>
            <w:szCs w:val="24"/>
          </w:rPr>
          <w:t xml:space="preserve">a program titled </w:t>
        </w:r>
      </w:ins>
      <w:r w:rsidR="009A06BF" w:rsidRPr="003F119C">
        <w:rPr>
          <w:sz w:val="24"/>
          <w:szCs w:val="24"/>
        </w:rPr>
        <w:t>“cmd.exe</w:t>
      </w:r>
      <w:del w:id="212" w:author="Windows User" w:date="2018-09-18T08:11:00Z">
        <w:r w:rsidR="00904F2C" w:rsidRPr="003F119C" w:rsidDel="00513B9B">
          <w:rPr>
            <w:sz w:val="24"/>
            <w:szCs w:val="24"/>
          </w:rPr>
          <w:delText>.</w:delText>
        </w:r>
      </w:del>
      <w:r w:rsidR="009A06BF" w:rsidRPr="003F119C">
        <w:rPr>
          <w:sz w:val="24"/>
          <w:szCs w:val="24"/>
        </w:rPr>
        <w:t>”</w:t>
      </w:r>
      <w:ins w:id="213" w:author="Windows User" w:date="2018-09-18T08:11:00Z">
        <w:r w:rsidR="00513B9B">
          <w:rPr>
            <w:sz w:val="24"/>
            <w:szCs w:val="24"/>
          </w:rPr>
          <w:t>. Open the program</w:t>
        </w:r>
      </w:ins>
      <w:ins w:id="214" w:author="Windows User" w:date="2018-09-18T08:15:00Z">
        <w:r w:rsidR="00AA7850">
          <w:rPr>
            <w:sz w:val="24"/>
            <w:szCs w:val="24"/>
          </w:rPr>
          <w:t xml:space="preserve">. In Windows 8 and 10, the search bar is already there at the bottom left corner, use it to search for </w:t>
        </w:r>
      </w:ins>
      <w:ins w:id="215" w:author="Windows User" w:date="2018-09-18T08:16:00Z">
        <w:r w:rsidR="00AA7850">
          <w:rPr>
            <w:sz w:val="24"/>
            <w:szCs w:val="24"/>
          </w:rPr>
          <w:t>“cmd.exe”</w:t>
        </w:r>
        <w:r w:rsidR="00DE63E0">
          <w:rPr>
            <w:sz w:val="24"/>
            <w:szCs w:val="24"/>
          </w:rPr>
          <w:t>.</w:t>
        </w:r>
      </w:ins>
      <w:del w:id="216" w:author="Windows User" w:date="2018-09-18T08:11:00Z">
        <w:r w:rsidR="009A06BF" w:rsidRPr="003F119C" w:rsidDel="00513B9B">
          <w:rPr>
            <w:sz w:val="24"/>
            <w:szCs w:val="24"/>
          </w:rPr>
          <w:delText xml:space="preserve"> Click on it.</w:delText>
        </w:r>
      </w:del>
      <w:commentRangeEnd w:id="201"/>
      <w:r w:rsidR="00F77D66">
        <w:rPr>
          <w:rStyle w:val="CommentReference"/>
        </w:rPr>
        <w:commentReference w:id="201"/>
      </w:r>
    </w:p>
    <w:p w14:paraId="78DC48BD" w14:textId="77777777" w:rsidR="00B85213" w:rsidRPr="003F119C" w:rsidRDefault="00B85213" w:rsidP="003F119C">
      <w:pPr>
        <w:spacing w:line="276" w:lineRule="auto"/>
        <w:jc w:val="both"/>
        <w:rPr>
          <w:sz w:val="24"/>
          <w:szCs w:val="24"/>
        </w:rPr>
      </w:pPr>
    </w:p>
    <w:p w14:paraId="6850A58A" w14:textId="04734BB7" w:rsidR="00F33C11" w:rsidRDefault="003F119C" w:rsidP="003F119C">
      <w:pPr>
        <w:spacing w:line="276" w:lineRule="auto"/>
        <w:jc w:val="both"/>
        <w:rPr>
          <w:sz w:val="24"/>
          <w:szCs w:val="24"/>
        </w:rPr>
      </w:pPr>
      <w:r w:rsidRPr="003F119C">
        <w:rPr>
          <w:b/>
          <w:sz w:val="24"/>
          <w:szCs w:val="24"/>
        </w:rPr>
        <w:t>Step 2:</w:t>
      </w:r>
      <w:r>
        <w:rPr>
          <w:sz w:val="24"/>
          <w:szCs w:val="24"/>
        </w:rPr>
        <w:t xml:space="preserve"> </w:t>
      </w:r>
      <w:r w:rsidR="009A06BF" w:rsidRPr="003F119C">
        <w:rPr>
          <w:sz w:val="24"/>
          <w:szCs w:val="24"/>
        </w:rPr>
        <w:t xml:space="preserve">After “cmd.exe” opens, type “pip install selenium” </w:t>
      </w:r>
      <w:r w:rsidR="00904F2C" w:rsidRPr="003F119C">
        <w:rPr>
          <w:sz w:val="24"/>
          <w:szCs w:val="24"/>
        </w:rPr>
        <w:t xml:space="preserve">and </w:t>
      </w:r>
      <w:r w:rsidR="00C70726" w:rsidRPr="003F119C">
        <w:rPr>
          <w:sz w:val="24"/>
          <w:szCs w:val="24"/>
        </w:rPr>
        <w:t>press</w:t>
      </w:r>
      <w:r w:rsidR="001D29C4" w:rsidRPr="003F119C">
        <w:rPr>
          <w:sz w:val="24"/>
          <w:szCs w:val="24"/>
        </w:rPr>
        <w:t xml:space="preserve"> enter.</w:t>
      </w:r>
      <w:r w:rsidR="0070777C" w:rsidRPr="003F119C">
        <w:rPr>
          <w:sz w:val="24"/>
          <w:szCs w:val="24"/>
        </w:rPr>
        <w:t xml:space="preserve"> This </w:t>
      </w:r>
      <w:ins w:id="217" w:author="Nathan Huynh" w:date="2018-09-15T07:58:00Z">
        <w:r w:rsidR="00F77D66">
          <w:rPr>
            <w:sz w:val="24"/>
            <w:szCs w:val="24"/>
          </w:rPr>
          <w:t xml:space="preserve">command </w:t>
        </w:r>
      </w:ins>
      <w:r w:rsidR="0070777C" w:rsidRPr="003F119C">
        <w:rPr>
          <w:sz w:val="24"/>
          <w:szCs w:val="24"/>
        </w:rPr>
        <w:t xml:space="preserve">will </w:t>
      </w:r>
      <w:del w:id="218" w:author="Nathan Huynh" w:date="2018-09-15T07:58:00Z">
        <w:r w:rsidR="0070777C" w:rsidRPr="003F119C" w:rsidDel="00F77D66">
          <w:rPr>
            <w:sz w:val="24"/>
            <w:szCs w:val="24"/>
          </w:rPr>
          <w:delText>automatically</w:delText>
        </w:r>
      </w:del>
      <w:r w:rsidR="0070777C" w:rsidRPr="003F119C">
        <w:rPr>
          <w:sz w:val="24"/>
          <w:szCs w:val="24"/>
        </w:rPr>
        <w:t xml:space="preserve"> install </w:t>
      </w:r>
      <w:r w:rsidR="00904F2C" w:rsidRPr="003F119C">
        <w:rPr>
          <w:sz w:val="24"/>
          <w:szCs w:val="24"/>
        </w:rPr>
        <w:t>Selenium</w:t>
      </w:r>
      <w:del w:id="219" w:author="Nathan Huynh" w:date="2018-09-15T07:58:00Z">
        <w:r w:rsidR="00904F2C" w:rsidRPr="003F119C" w:rsidDel="00F77D66">
          <w:rPr>
            <w:sz w:val="24"/>
            <w:szCs w:val="24"/>
          </w:rPr>
          <w:delText xml:space="preserve"> </w:delText>
        </w:r>
        <w:r w:rsidR="004C6671" w:rsidDel="00F77D66">
          <w:rPr>
            <w:sz w:val="24"/>
            <w:szCs w:val="24"/>
          </w:rPr>
          <w:delText>o</w:delText>
        </w:r>
        <w:r w:rsidR="0070777C" w:rsidRPr="003F119C" w:rsidDel="00F77D66">
          <w:rPr>
            <w:sz w:val="24"/>
            <w:szCs w:val="24"/>
          </w:rPr>
          <w:delText>n the background</w:delText>
        </w:r>
      </w:del>
      <w:r w:rsidR="0070777C" w:rsidRPr="003F119C">
        <w:rPr>
          <w:sz w:val="24"/>
          <w:szCs w:val="24"/>
        </w:rPr>
        <w:t>.</w:t>
      </w:r>
    </w:p>
    <w:p w14:paraId="16BD8EA2" w14:textId="77777777" w:rsidR="00B85213" w:rsidRPr="003F119C" w:rsidRDefault="00B85213" w:rsidP="003F119C">
      <w:pPr>
        <w:spacing w:line="276" w:lineRule="auto"/>
        <w:jc w:val="both"/>
        <w:rPr>
          <w:sz w:val="24"/>
          <w:szCs w:val="24"/>
        </w:rPr>
      </w:pPr>
    </w:p>
    <w:p w14:paraId="78EB8F72" w14:textId="56F04C99" w:rsidR="00904F2C" w:rsidRDefault="003F119C" w:rsidP="003F119C">
      <w:pPr>
        <w:spacing w:line="276" w:lineRule="auto"/>
        <w:jc w:val="both"/>
        <w:rPr>
          <w:sz w:val="24"/>
          <w:szCs w:val="24"/>
        </w:rPr>
      </w:pPr>
      <w:r w:rsidRPr="003F119C">
        <w:rPr>
          <w:b/>
          <w:sz w:val="24"/>
          <w:szCs w:val="24"/>
        </w:rPr>
        <w:t>Step 3:</w:t>
      </w:r>
      <w:r>
        <w:rPr>
          <w:sz w:val="24"/>
          <w:szCs w:val="24"/>
        </w:rPr>
        <w:t xml:space="preserve"> </w:t>
      </w:r>
      <w:r w:rsidR="00904F2C" w:rsidRPr="003F119C">
        <w:rPr>
          <w:sz w:val="24"/>
          <w:szCs w:val="24"/>
        </w:rPr>
        <w:t xml:space="preserve">In the same window, type “pip install pandas” and </w:t>
      </w:r>
      <w:r w:rsidR="00143233" w:rsidRPr="003F119C">
        <w:rPr>
          <w:sz w:val="24"/>
          <w:szCs w:val="24"/>
        </w:rPr>
        <w:t>press</w:t>
      </w:r>
      <w:r w:rsidR="00904F2C" w:rsidRPr="003F119C">
        <w:rPr>
          <w:sz w:val="24"/>
          <w:szCs w:val="24"/>
        </w:rPr>
        <w:t xml:space="preserve"> enter. This </w:t>
      </w:r>
      <w:ins w:id="220" w:author="Nathan Huynh" w:date="2018-09-15T07:58:00Z">
        <w:r w:rsidR="00F77D66">
          <w:rPr>
            <w:sz w:val="24"/>
            <w:szCs w:val="24"/>
          </w:rPr>
          <w:t xml:space="preserve">command </w:t>
        </w:r>
      </w:ins>
      <w:r w:rsidR="00904F2C" w:rsidRPr="003F119C">
        <w:rPr>
          <w:sz w:val="24"/>
          <w:szCs w:val="24"/>
        </w:rPr>
        <w:t>will install the Pandas package</w:t>
      </w:r>
      <w:del w:id="221" w:author="Nathan Huynh" w:date="2018-09-15T07:58:00Z">
        <w:r w:rsidR="00904F2C" w:rsidRPr="003F119C" w:rsidDel="00F77D66">
          <w:rPr>
            <w:sz w:val="24"/>
            <w:szCs w:val="24"/>
          </w:rPr>
          <w:delText xml:space="preserve"> in the background</w:delText>
        </w:r>
      </w:del>
      <w:r w:rsidR="00824629">
        <w:rPr>
          <w:sz w:val="24"/>
          <w:szCs w:val="24"/>
        </w:rPr>
        <w:t>.</w:t>
      </w:r>
    </w:p>
    <w:p w14:paraId="51EF826F" w14:textId="77777777" w:rsidR="00B85213" w:rsidRPr="003F119C" w:rsidRDefault="00B85213" w:rsidP="003F119C">
      <w:pPr>
        <w:spacing w:line="276" w:lineRule="auto"/>
        <w:jc w:val="both"/>
        <w:rPr>
          <w:sz w:val="24"/>
          <w:szCs w:val="24"/>
        </w:rPr>
      </w:pPr>
    </w:p>
    <w:p w14:paraId="7FEB1354" w14:textId="778D6676" w:rsidR="00E542E6" w:rsidRPr="003F119C" w:rsidRDefault="003F119C" w:rsidP="003F119C">
      <w:pPr>
        <w:spacing w:line="276" w:lineRule="auto"/>
        <w:jc w:val="both"/>
        <w:rPr>
          <w:sz w:val="24"/>
          <w:szCs w:val="24"/>
        </w:rPr>
      </w:pPr>
      <w:r w:rsidRPr="003F119C">
        <w:rPr>
          <w:b/>
          <w:sz w:val="24"/>
          <w:szCs w:val="24"/>
        </w:rPr>
        <w:lastRenderedPageBreak/>
        <w:t>Step 4:</w:t>
      </w:r>
      <w:r>
        <w:rPr>
          <w:sz w:val="24"/>
          <w:szCs w:val="24"/>
        </w:rPr>
        <w:t xml:space="preserve"> </w:t>
      </w:r>
      <w:r w:rsidR="00F33C11" w:rsidRPr="003F119C">
        <w:rPr>
          <w:sz w:val="24"/>
          <w:szCs w:val="24"/>
        </w:rPr>
        <w:t xml:space="preserve">After installation </w:t>
      </w:r>
      <w:r w:rsidR="00904F2C" w:rsidRPr="003F119C">
        <w:rPr>
          <w:sz w:val="24"/>
          <w:szCs w:val="24"/>
        </w:rPr>
        <w:t xml:space="preserve">of both </w:t>
      </w:r>
      <w:r w:rsidR="00F33C11" w:rsidRPr="003F119C">
        <w:rPr>
          <w:sz w:val="24"/>
          <w:szCs w:val="24"/>
        </w:rPr>
        <w:t xml:space="preserve">is complete, you will see a message “success” at the bottom. </w:t>
      </w:r>
      <w:del w:id="222" w:author="Nathan Huynh" w:date="2018-09-15T08:00:00Z">
        <w:r w:rsidR="00F33C11" w:rsidRPr="003F119C" w:rsidDel="00F77D66">
          <w:rPr>
            <w:sz w:val="24"/>
            <w:szCs w:val="24"/>
          </w:rPr>
          <w:delText>Now you can exit cmd.</w:delText>
        </w:r>
      </w:del>
      <w:ins w:id="223" w:author="Nathan Huynh" w:date="2018-09-15T08:00:00Z">
        <w:r w:rsidR="00F77D66">
          <w:rPr>
            <w:sz w:val="24"/>
            <w:szCs w:val="24"/>
          </w:rPr>
          <w:t xml:space="preserve">Exit the cmd window by typing </w:t>
        </w:r>
        <w:r w:rsidR="00C01F75">
          <w:rPr>
            <w:sz w:val="24"/>
            <w:szCs w:val="24"/>
          </w:rPr>
          <w:t>“exit” and press Enter.</w:t>
        </w:r>
      </w:ins>
    </w:p>
    <w:p w14:paraId="785174B9" w14:textId="77777777" w:rsidR="00E542E6" w:rsidRPr="0027689A" w:rsidRDefault="00E542E6" w:rsidP="00F8005C">
      <w:pPr>
        <w:spacing w:line="276" w:lineRule="auto"/>
        <w:jc w:val="both"/>
        <w:rPr>
          <w:sz w:val="24"/>
          <w:szCs w:val="24"/>
        </w:rPr>
      </w:pPr>
    </w:p>
    <w:p w14:paraId="67F7DD1C" w14:textId="67D45284" w:rsidR="00E542E6" w:rsidRPr="0027689A" w:rsidRDefault="00E542E6" w:rsidP="00F8005C">
      <w:pPr>
        <w:spacing w:line="276" w:lineRule="auto"/>
        <w:jc w:val="both"/>
        <w:rPr>
          <w:sz w:val="24"/>
          <w:szCs w:val="24"/>
        </w:rPr>
      </w:pPr>
      <w:r w:rsidRPr="0027689A">
        <w:rPr>
          <w:sz w:val="24"/>
          <w:szCs w:val="24"/>
        </w:rPr>
        <w:t xml:space="preserve">Below is a screenshot </w:t>
      </w:r>
      <w:r w:rsidR="00C06E03" w:rsidRPr="0027689A">
        <w:rPr>
          <w:sz w:val="24"/>
          <w:szCs w:val="24"/>
        </w:rPr>
        <w:t>of “cmd.exe”</w:t>
      </w:r>
      <w:r w:rsidRPr="0027689A">
        <w:rPr>
          <w:sz w:val="24"/>
          <w:szCs w:val="24"/>
        </w:rPr>
        <w:t>.</w:t>
      </w:r>
    </w:p>
    <w:p w14:paraId="2AEA5769" w14:textId="77777777" w:rsidR="00E542E6" w:rsidRPr="0027689A" w:rsidRDefault="00E542E6" w:rsidP="00F8005C">
      <w:pPr>
        <w:spacing w:line="276" w:lineRule="auto"/>
        <w:jc w:val="both"/>
        <w:rPr>
          <w:sz w:val="24"/>
          <w:szCs w:val="24"/>
        </w:rPr>
      </w:pPr>
    </w:p>
    <w:p w14:paraId="7B28219F" w14:textId="77777777" w:rsidR="009A06BF" w:rsidRPr="0027689A" w:rsidRDefault="00E542E6" w:rsidP="00F8005C">
      <w:pPr>
        <w:spacing w:line="276" w:lineRule="auto"/>
        <w:jc w:val="both"/>
        <w:rPr>
          <w:sz w:val="24"/>
          <w:szCs w:val="24"/>
        </w:rPr>
      </w:pPr>
      <w:commentRangeStart w:id="224"/>
      <w:r w:rsidRPr="0027689A">
        <w:rPr>
          <w:noProof/>
          <w:sz w:val="24"/>
          <w:szCs w:val="24"/>
        </w:rPr>
        <w:drawing>
          <wp:inline distT="0" distB="0" distL="0" distR="0" wp14:anchorId="0D090C9C" wp14:editId="04EA7D01">
            <wp:extent cx="3971290" cy="1819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5193" cy="1843968"/>
                    </a:xfrm>
                    <a:prstGeom prst="rect">
                      <a:avLst/>
                    </a:prstGeom>
                  </pic:spPr>
                </pic:pic>
              </a:graphicData>
            </a:graphic>
          </wp:inline>
        </w:drawing>
      </w:r>
      <w:commentRangeEnd w:id="224"/>
      <w:r w:rsidR="00C01F75">
        <w:rPr>
          <w:rStyle w:val="CommentReference"/>
        </w:rPr>
        <w:commentReference w:id="224"/>
      </w:r>
      <w:r w:rsidR="00F33C11" w:rsidRPr="0027689A">
        <w:rPr>
          <w:sz w:val="24"/>
          <w:szCs w:val="24"/>
        </w:rPr>
        <w:t xml:space="preserve">  </w:t>
      </w:r>
    </w:p>
    <w:p w14:paraId="4D9EBFBB" w14:textId="4AB6496F" w:rsidR="00B903F8" w:rsidRPr="0027689A" w:rsidRDefault="00B903F8" w:rsidP="00F8005C">
      <w:pPr>
        <w:spacing w:line="276" w:lineRule="auto"/>
        <w:jc w:val="both"/>
        <w:rPr>
          <w:sz w:val="24"/>
          <w:szCs w:val="24"/>
        </w:rPr>
      </w:pPr>
    </w:p>
    <w:p w14:paraId="220EAD64" w14:textId="4D398561" w:rsidR="002A79EB" w:rsidRPr="00F01063"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B91924" w:rsidRPr="0027689A">
        <w:rPr>
          <w:rFonts w:ascii="Times New Roman" w:hAnsi="Times New Roman"/>
          <w:szCs w:val="24"/>
        </w:rPr>
        <w:t>.1</w:t>
      </w:r>
      <w:r w:rsidR="002A79EB" w:rsidRPr="0027689A">
        <w:rPr>
          <w:rFonts w:ascii="Times New Roman" w:hAnsi="Times New Roman"/>
          <w:szCs w:val="24"/>
        </w:rPr>
        <w:t>.3</w:t>
      </w:r>
      <w:r w:rsidR="002A79EB" w:rsidRPr="0027689A">
        <w:rPr>
          <w:rFonts w:ascii="Times New Roman" w:hAnsi="Times New Roman"/>
          <w:szCs w:val="24"/>
        </w:rPr>
        <w:tab/>
        <w:t>AADT Software Installation</w:t>
      </w:r>
    </w:p>
    <w:p w14:paraId="6B2F091B" w14:textId="4C271CCE" w:rsidR="002A79EB" w:rsidRPr="0027689A" w:rsidRDefault="002A79EB" w:rsidP="00F8005C">
      <w:pPr>
        <w:spacing w:line="276" w:lineRule="auto"/>
        <w:jc w:val="both"/>
        <w:rPr>
          <w:sz w:val="24"/>
          <w:szCs w:val="24"/>
        </w:rPr>
      </w:pPr>
      <w:r w:rsidRPr="0027689A">
        <w:rPr>
          <w:sz w:val="24"/>
          <w:szCs w:val="24"/>
        </w:rPr>
        <w:t xml:space="preserve">The software will be provided to the users </w:t>
      </w:r>
      <w:r w:rsidR="004C6671">
        <w:rPr>
          <w:sz w:val="24"/>
          <w:szCs w:val="24"/>
        </w:rPr>
        <w:t xml:space="preserve">in a </w:t>
      </w:r>
      <w:r w:rsidRPr="0027689A">
        <w:rPr>
          <w:sz w:val="24"/>
          <w:szCs w:val="24"/>
        </w:rPr>
        <w:t>zip file called “estimAADTion.zip.” Copy</w:t>
      </w:r>
      <w:r w:rsidR="00D80976" w:rsidRPr="0027689A">
        <w:rPr>
          <w:sz w:val="24"/>
          <w:szCs w:val="24"/>
        </w:rPr>
        <w:t xml:space="preserve"> / save</w:t>
      </w:r>
      <w:r w:rsidRPr="0027689A">
        <w:rPr>
          <w:sz w:val="24"/>
          <w:szCs w:val="24"/>
        </w:rPr>
        <w:t xml:space="preserve"> the zip file to any location in your local machine and unzip it. After unzipping, you will find a folder called “AADT.” Open the AADT folder and you </w:t>
      </w:r>
      <w:r w:rsidR="00323851" w:rsidRPr="0027689A">
        <w:rPr>
          <w:sz w:val="24"/>
          <w:szCs w:val="24"/>
        </w:rPr>
        <w:t>will find “AADT</w:t>
      </w:r>
      <w:r w:rsidRPr="0027689A" w:rsidDel="00C26E2E">
        <w:rPr>
          <w:sz w:val="24"/>
          <w:szCs w:val="24"/>
        </w:rPr>
        <w:t xml:space="preserve"> </w:t>
      </w:r>
      <w:r w:rsidRPr="0027689A">
        <w:rPr>
          <w:sz w:val="24"/>
          <w:szCs w:val="24"/>
        </w:rPr>
        <w:t>.exe”</w:t>
      </w:r>
      <w:r w:rsidR="00296BD0" w:rsidRPr="0027689A">
        <w:rPr>
          <w:sz w:val="24"/>
          <w:szCs w:val="24"/>
        </w:rPr>
        <w:t xml:space="preserve"> along with several other files</w:t>
      </w:r>
      <w:r w:rsidRPr="0027689A">
        <w:rPr>
          <w:sz w:val="24"/>
          <w:szCs w:val="24"/>
        </w:rPr>
        <w:t xml:space="preserve">. If you double click </w:t>
      </w:r>
      <w:r w:rsidR="00612C51" w:rsidRPr="0027689A">
        <w:rPr>
          <w:sz w:val="24"/>
          <w:szCs w:val="24"/>
        </w:rPr>
        <w:t>“AADT.exe”</w:t>
      </w:r>
      <w:r w:rsidRPr="0027689A">
        <w:rPr>
          <w:sz w:val="24"/>
          <w:szCs w:val="24"/>
        </w:rPr>
        <w:t>, the software will launch.</w:t>
      </w:r>
      <w:r w:rsidR="00CA6C6F" w:rsidRPr="0027689A">
        <w:rPr>
          <w:sz w:val="24"/>
          <w:szCs w:val="24"/>
        </w:rPr>
        <w:t xml:space="preserve"> Below is a screenshot of the list of files you will see when you open the AADT folder.</w:t>
      </w:r>
    </w:p>
    <w:p w14:paraId="4C94A66C" w14:textId="2B1ACD64" w:rsidR="00CA6C6F" w:rsidRPr="0027689A" w:rsidRDefault="00CA6C6F" w:rsidP="00F8005C">
      <w:pPr>
        <w:spacing w:line="276" w:lineRule="auto"/>
        <w:jc w:val="both"/>
        <w:rPr>
          <w:sz w:val="24"/>
          <w:szCs w:val="24"/>
        </w:rPr>
      </w:pPr>
    </w:p>
    <w:p w14:paraId="3E4649C6" w14:textId="01662E56" w:rsidR="00CA6C6F" w:rsidRPr="0027689A" w:rsidRDefault="00CA6C6F" w:rsidP="00F8005C">
      <w:pPr>
        <w:spacing w:line="276" w:lineRule="auto"/>
        <w:jc w:val="both"/>
        <w:rPr>
          <w:sz w:val="24"/>
          <w:szCs w:val="24"/>
        </w:rPr>
      </w:pPr>
      <w:r w:rsidRPr="0027689A">
        <w:rPr>
          <w:noProof/>
          <w:sz w:val="24"/>
          <w:szCs w:val="24"/>
        </w:rPr>
        <w:drawing>
          <wp:inline distT="0" distB="0" distL="0" distR="0" wp14:anchorId="254CD849" wp14:editId="60A461E8">
            <wp:extent cx="4134678" cy="248220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9797" cy="2491277"/>
                    </a:xfrm>
                    <a:prstGeom prst="rect">
                      <a:avLst/>
                    </a:prstGeom>
                  </pic:spPr>
                </pic:pic>
              </a:graphicData>
            </a:graphic>
          </wp:inline>
        </w:drawing>
      </w:r>
    </w:p>
    <w:p w14:paraId="480C41EE" w14:textId="77777777" w:rsidR="00CA6C6F" w:rsidRPr="0027689A" w:rsidRDefault="00CA6C6F" w:rsidP="00F8005C">
      <w:pPr>
        <w:spacing w:line="276" w:lineRule="auto"/>
        <w:jc w:val="both"/>
        <w:rPr>
          <w:sz w:val="24"/>
          <w:szCs w:val="24"/>
        </w:rPr>
      </w:pPr>
    </w:p>
    <w:p w14:paraId="2FD5B6D4" w14:textId="6B73C834" w:rsidR="00AF13F7" w:rsidRPr="00FC4C56" w:rsidRDefault="00664FF9" w:rsidP="00F8005C">
      <w:pPr>
        <w:pStyle w:val="Heading2"/>
        <w:spacing w:before="0" w:after="0" w:line="276" w:lineRule="auto"/>
        <w:jc w:val="both"/>
        <w:rPr>
          <w:rFonts w:ascii="Times New Roman" w:hAnsi="Times New Roman"/>
          <w:sz w:val="24"/>
          <w:szCs w:val="24"/>
        </w:rPr>
      </w:pPr>
      <w:bookmarkStart w:id="225" w:name="_Toc480255367"/>
      <w:bookmarkStart w:id="226" w:name="_Toc480348008"/>
      <w:bookmarkStart w:id="227" w:name="_Toc275378677"/>
      <w:r w:rsidRPr="0027689A">
        <w:rPr>
          <w:rFonts w:ascii="Times New Roman" w:hAnsi="Times New Roman"/>
          <w:sz w:val="24"/>
          <w:szCs w:val="24"/>
        </w:rPr>
        <w:t>2</w:t>
      </w:r>
      <w:r w:rsidR="00CA65A5" w:rsidRPr="0027689A">
        <w:rPr>
          <w:rFonts w:ascii="Times New Roman" w:hAnsi="Times New Roman"/>
          <w:sz w:val="24"/>
          <w:szCs w:val="24"/>
        </w:rPr>
        <w:t>.</w:t>
      </w:r>
      <w:r w:rsidR="00B91924" w:rsidRPr="0027689A">
        <w:rPr>
          <w:rFonts w:ascii="Times New Roman" w:hAnsi="Times New Roman"/>
          <w:sz w:val="24"/>
          <w:szCs w:val="24"/>
        </w:rPr>
        <w:t>2</w:t>
      </w:r>
      <w:r w:rsidR="00F45B11" w:rsidRPr="0027689A">
        <w:rPr>
          <w:rFonts w:ascii="Times New Roman" w:hAnsi="Times New Roman"/>
          <w:sz w:val="24"/>
          <w:szCs w:val="24"/>
        </w:rPr>
        <w:tab/>
      </w:r>
      <w:bookmarkEnd w:id="225"/>
      <w:bookmarkEnd w:id="226"/>
      <w:r w:rsidR="00F45B11" w:rsidRPr="0027689A">
        <w:rPr>
          <w:rFonts w:ascii="Times New Roman" w:hAnsi="Times New Roman"/>
          <w:sz w:val="24"/>
          <w:szCs w:val="24"/>
        </w:rPr>
        <w:t>Acronyms and Abbreviations</w:t>
      </w:r>
      <w:bookmarkEnd w:id="227"/>
    </w:p>
    <w:p w14:paraId="0BA192FA" w14:textId="5738B9F1" w:rsidR="00A44922" w:rsidRPr="0027689A" w:rsidRDefault="00D038FD" w:rsidP="00F8005C">
      <w:pPr>
        <w:spacing w:line="276" w:lineRule="auto"/>
        <w:rPr>
          <w:sz w:val="24"/>
          <w:szCs w:val="24"/>
        </w:rPr>
      </w:pPr>
      <w:r w:rsidRPr="0027689A">
        <w:rPr>
          <w:sz w:val="24"/>
          <w:szCs w:val="24"/>
        </w:rPr>
        <w:t>AADT = Average Annual Daily Traffic</w:t>
      </w:r>
    </w:p>
    <w:p w14:paraId="364236E1" w14:textId="3736ADA1" w:rsidR="00D038FD" w:rsidRPr="0027689A" w:rsidRDefault="00D038FD" w:rsidP="00F8005C">
      <w:pPr>
        <w:spacing w:line="276" w:lineRule="auto"/>
        <w:rPr>
          <w:sz w:val="24"/>
          <w:szCs w:val="24"/>
        </w:rPr>
      </w:pPr>
      <w:r w:rsidRPr="0027689A">
        <w:rPr>
          <w:sz w:val="24"/>
          <w:szCs w:val="24"/>
        </w:rPr>
        <w:t>OS = Operating System</w:t>
      </w:r>
    </w:p>
    <w:p w14:paraId="47AFD5BA" w14:textId="701002E1" w:rsidR="00D038FD" w:rsidRPr="0027689A" w:rsidRDefault="008A65AC" w:rsidP="00F8005C">
      <w:pPr>
        <w:spacing w:line="276" w:lineRule="auto"/>
        <w:rPr>
          <w:sz w:val="24"/>
          <w:szCs w:val="24"/>
        </w:rPr>
      </w:pPr>
      <w:ins w:id="228" w:author="Windows User" w:date="2018-09-17T20:18:00Z">
        <w:r>
          <w:rPr>
            <w:sz w:val="24"/>
            <w:szCs w:val="24"/>
          </w:rPr>
          <w:t>ML</w:t>
        </w:r>
      </w:ins>
      <w:del w:id="229" w:author="Windows User" w:date="2018-09-17T20:18:00Z">
        <w:r w:rsidR="00EF46DF" w:rsidRPr="0027689A" w:rsidDel="008A65AC">
          <w:rPr>
            <w:sz w:val="24"/>
            <w:szCs w:val="24"/>
          </w:rPr>
          <w:delText>AI</w:delText>
        </w:r>
      </w:del>
      <w:r w:rsidR="00EF46DF" w:rsidRPr="0027689A">
        <w:rPr>
          <w:sz w:val="24"/>
          <w:szCs w:val="24"/>
        </w:rPr>
        <w:t xml:space="preserve"> = </w:t>
      </w:r>
      <w:ins w:id="230" w:author="Windows User" w:date="2018-09-17T20:18:00Z">
        <w:r>
          <w:rPr>
            <w:sz w:val="24"/>
            <w:szCs w:val="24"/>
          </w:rPr>
          <w:t>Machine Learning</w:t>
        </w:r>
      </w:ins>
      <w:del w:id="231" w:author="Windows User" w:date="2018-09-17T20:18:00Z">
        <w:r w:rsidR="00EF46DF" w:rsidRPr="0027689A" w:rsidDel="008A65AC">
          <w:rPr>
            <w:sz w:val="24"/>
            <w:szCs w:val="24"/>
          </w:rPr>
          <w:delText>Artificial Intelligence</w:delText>
        </w:r>
      </w:del>
    </w:p>
    <w:p w14:paraId="58C6B568" w14:textId="139652D4" w:rsidR="00EF46DF" w:rsidRPr="0027689A" w:rsidRDefault="00EF46DF" w:rsidP="00F8005C">
      <w:pPr>
        <w:spacing w:line="276" w:lineRule="auto"/>
        <w:rPr>
          <w:sz w:val="24"/>
          <w:szCs w:val="24"/>
        </w:rPr>
      </w:pPr>
      <w:r w:rsidRPr="0027689A">
        <w:rPr>
          <w:sz w:val="24"/>
          <w:szCs w:val="24"/>
        </w:rPr>
        <w:t>SCDOT = South Carolina Department of Transportation</w:t>
      </w:r>
    </w:p>
    <w:p w14:paraId="08F439F4" w14:textId="31981B95" w:rsidR="00B162AB" w:rsidRPr="0027689A" w:rsidRDefault="00B162AB" w:rsidP="00F8005C">
      <w:pPr>
        <w:spacing w:line="276" w:lineRule="auto"/>
        <w:rPr>
          <w:sz w:val="24"/>
          <w:szCs w:val="24"/>
        </w:rPr>
      </w:pPr>
      <w:r w:rsidRPr="0027689A">
        <w:rPr>
          <w:sz w:val="24"/>
          <w:szCs w:val="24"/>
        </w:rPr>
        <w:lastRenderedPageBreak/>
        <w:t>ATR = Automatic Traffic Recorder</w:t>
      </w:r>
    </w:p>
    <w:p w14:paraId="48020FF8" w14:textId="202CD955" w:rsidR="00A44922" w:rsidRPr="0027689A" w:rsidRDefault="00B5343D" w:rsidP="00F8005C">
      <w:pPr>
        <w:spacing w:line="276" w:lineRule="auto"/>
        <w:rPr>
          <w:sz w:val="24"/>
          <w:szCs w:val="24"/>
        </w:rPr>
      </w:pPr>
      <w:r w:rsidRPr="0027689A">
        <w:rPr>
          <w:sz w:val="24"/>
          <w:szCs w:val="24"/>
        </w:rPr>
        <w:t>SVR = Support Vector Regression</w:t>
      </w:r>
    </w:p>
    <w:p w14:paraId="29F42FAF" w14:textId="7325FF13" w:rsidR="00A44922" w:rsidRPr="0027689A" w:rsidRDefault="00B5343D" w:rsidP="00F8005C">
      <w:pPr>
        <w:spacing w:line="276" w:lineRule="auto"/>
        <w:rPr>
          <w:sz w:val="24"/>
          <w:szCs w:val="24"/>
        </w:rPr>
      </w:pPr>
      <w:r w:rsidRPr="0027689A">
        <w:rPr>
          <w:sz w:val="24"/>
          <w:szCs w:val="24"/>
        </w:rPr>
        <w:t>CSV = Comma Separated Values</w:t>
      </w:r>
    </w:p>
    <w:p w14:paraId="0DAF00A2" w14:textId="28FC5C4B" w:rsidR="00A44922" w:rsidRPr="0027689A" w:rsidRDefault="00A44922" w:rsidP="00F8005C">
      <w:pPr>
        <w:spacing w:line="276" w:lineRule="auto"/>
        <w:rPr>
          <w:sz w:val="24"/>
          <w:szCs w:val="24"/>
        </w:rPr>
      </w:pPr>
    </w:p>
    <w:p w14:paraId="746D6170" w14:textId="75062FDB" w:rsidR="00CA6C6F" w:rsidRPr="0027689A" w:rsidRDefault="00CA6C6F" w:rsidP="00F8005C">
      <w:pPr>
        <w:spacing w:line="276" w:lineRule="auto"/>
        <w:rPr>
          <w:sz w:val="24"/>
          <w:szCs w:val="24"/>
        </w:rPr>
      </w:pPr>
    </w:p>
    <w:p w14:paraId="0966DAE0" w14:textId="77B541BA" w:rsidR="00CA6C6F" w:rsidRPr="0027689A" w:rsidRDefault="00CA6C6F" w:rsidP="00F8005C">
      <w:pPr>
        <w:spacing w:line="276" w:lineRule="auto"/>
        <w:rPr>
          <w:sz w:val="24"/>
          <w:szCs w:val="24"/>
        </w:rPr>
      </w:pPr>
    </w:p>
    <w:p w14:paraId="7FA7634B" w14:textId="5A0E2049" w:rsidR="00CA6C6F" w:rsidRPr="0027689A" w:rsidRDefault="00CA6C6F" w:rsidP="00F8005C">
      <w:pPr>
        <w:spacing w:line="276" w:lineRule="auto"/>
        <w:rPr>
          <w:sz w:val="24"/>
          <w:szCs w:val="24"/>
        </w:rPr>
      </w:pPr>
    </w:p>
    <w:p w14:paraId="6AF986FB" w14:textId="77777777" w:rsidR="00CA6C6F" w:rsidRPr="0027689A" w:rsidRDefault="00CA6C6F" w:rsidP="00F8005C">
      <w:pPr>
        <w:spacing w:line="276" w:lineRule="auto"/>
        <w:rPr>
          <w:sz w:val="24"/>
          <w:szCs w:val="24"/>
        </w:rPr>
      </w:pPr>
    </w:p>
    <w:p w14:paraId="2F70C58F" w14:textId="56382935" w:rsidR="006D4345" w:rsidRDefault="006D4345" w:rsidP="00F8005C">
      <w:pPr>
        <w:spacing w:line="276" w:lineRule="auto"/>
        <w:rPr>
          <w:sz w:val="24"/>
          <w:szCs w:val="24"/>
        </w:rPr>
      </w:pPr>
    </w:p>
    <w:p w14:paraId="4391AEE5" w14:textId="089B68D4" w:rsidR="008F1491" w:rsidRDefault="008F1491" w:rsidP="00F8005C">
      <w:pPr>
        <w:spacing w:line="276" w:lineRule="auto"/>
        <w:rPr>
          <w:sz w:val="24"/>
          <w:szCs w:val="24"/>
        </w:rPr>
      </w:pPr>
    </w:p>
    <w:p w14:paraId="4D114463" w14:textId="0D40389C" w:rsidR="008F1491" w:rsidRDefault="008F1491" w:rsidP="00F8005C">
      <w:pPr>
        <w:spacing w:line="276" w:lineRule="auto"/>
        <w:rPr>
          <w:sz w:val="24"/>
          <w:szCs w:val="24"/>
        </w:rPr>
      </w:pPr>
    </w:p>
    <w:p w14:paraId="73C866C0" w14:textId="26655A10" w:rsidR="008F1491" w:rsidRDefault="008F1491" w:rsidP="00F8005C">
      <w:pPr>
        <w:spacing w:line="276" w:lineRule="auto"/>
        <w:rPr>
          <w:sz w:val="24"/>
          <w:szCs w:val="24"/>
        </w:rPr>
      </w:pPr>
    </w:p>
    <w:p w14:paraId="193CEDFC" w14:textId="6F026FDF" w:rsidR="008F1491" w:rsidRDefault="008F1491" w:rsidP="00F8005C">
      <w:pPr>
        <w:spacing w:line="276" w:lineRule="auto"/>
        <w:rPr>
          <w:sz w:val="24"/>
          <w:szCs w:val="24"/>
        </w:rPr>
      </w:pPr>
    </w:p>
    <w:p w14:paraId="4B8AAA5C" w14:textId="7A50F527" w:rsidR="008F1491" w:rsidRDefault="008F1491" w:rsidP="00F8005C">
      <w:pPr>
        <w:spacing w:line="276" w:lineRule="auto"/>
        <w:rPr>
          <w:sz w:val="24"/>
          <w:szCs w:val="24"/>
        </w:rPr>
      </w:pPr>
    </w:p>
    <w:p w14:paraId="0ED9D614" w14:textId="40774DB5" w:rsidR="008F1491" w:rsidRDefault="008F1491" w:rsidP="00F8005C">
      <w:pPr>
        <w:spacing w:line="276" w:lineRule="auto"/>
        <w:rPr>
          <w:sz w:val="24"/>
          <w:szCs w:val="24"/>
        </w:rPr>
      </w:pPr>
    </w:p>
    <w:p w14:paraId="3BECE542" w14:textId="77777777" w:rsidR="003E1E46" w:rsidRPr="0027689A" w:rsidRDefault="003E1E46" w:rsidP="00F8005C">
      <w:pPr>
        <w:spacing w:line="276" w:lineRule="auto"/>
        <w:rPr>
          <w:sz w:val="24"/>
          <w:szCs w:val="24"/>
        </w:rPr>
      </w:pPr>
    </w:p>
    <w:p w14:paraId="1457BCC5" w14:textId="77777777" w:rsidR="006D4345" w:rsidRPr="0027689A" w:rsidRDefault="006D4345" w:rsidP="00F8005C">
      <w:pPr>
        <w:spacing w:line="276" w:lineRule="auto"/>
        <w:rPr>
          <w:sz w:val="24"/>
          <w:szCs w:val="24"/>
        </w:rPr>
      </w:pPr>
    </w:p>
    <w:p w14:paraId="04F17F6D" w14:textId="77777777" w:rsidR="006D4345" w:rsidRPr="0027689A" w:rsidRDefault="006D4345" w:rsidP="00F8005C">
      <w:pPr>
        <w:spacing w:line="276" w:lineRule="auto"/>
        <w:rPr>
          <w:sz w:val="24"/>
          <w:szCs w:val="24"/>
        </w:rPr>
      </w:pPr>
    </w:p>
    <w:p w14:paraId="3FB2325E" w14:textId="77777777" w:rsidR="006D4345" w:rsidRPr="0027689A" w:rsidRDefault="006D4345" w:rsidP="00F8005C">
      <w:pPr>
        <w:spacing w:line="276" w:lineRule="auto"/>
        <w:rPr>
          <w:sz w:val="24"/>
          <w:szCs w:val="24"/>
        </w:rPr>
      </w:pPr>
    </w:p>
    <w:p w14:paraId="32431BB6" w14:textId="77777777" w:rsidR="006D4345" w:rsidRPr="0027689A" w:rsidRDefault="006D4345" w:rsidP="00F8005C">
      <w:pPr>
        <w:spacing w:line="276" w:lineRule="auto"/>
        <w:rPr>
          <w:sz w:val="24"/>
          <w:szCs w:val="24"/>
        </w:rPr>
      </w:pPr>
    </w:p>
    <w:p w14:paraId="538AED9B" w14:textId="77777777" w:rsidR="006D4345" w:rsidRPr="0027689A" w:rsidRDefault="006D4345" w:rsidP="00F8005C">
      <w:pPr>
        <w:spacing w:line="276" w:lineRule="auto"/>
        <w:rPr>
          <w:sz w:val="24"/>
          <w:szCs w:val="24"/>
        </w:rPr>
      </w:pPr>
    </w:p>
    <w:p w14:paraId="13CA4102" w14:textId="77777777" w:rsidR="006D4345" w:rsidRPr="0027689A" w:rsidRDefault="006D4345" w:rsidP="00F8005C">
      <w:pPr>
        <w:spacing w:line="276" w:lineRule="auto"/>
        <w:rPr>
          <w:sz w:val="24"/>
          <w:szCs w:val="24"/>
        </w:rPr>
      </w:pPr>
    </w:p>
    <w:p w14:paraId="3724AABD" w14:textId="56B402F3" w:rsidR="006D4345" w:rsidRDefault="003D3CCC" w:rsidP="00F8005C">
      <w:pPr>
        <w:spacing w:line="276" w:lineRule="auto"/>
        <w:jc w:val="right"/>
        <w:rPr>
          <w:b/>
          <w:sz w:val="24"/>
          <w:szCs w:val="24"/>
        </w:rPr>
      </w:pPr>
      <w:r w:rsidRPr="0027689A">
        <w:rPr>
          <w:b/>
          <w:sz w:val="24"/>
          <w:szCs w:val="24"/>
        </w:rPr>
        <w:t>3.0</w:t>
      </w:r>
      <w:r w:rsidRPr="0027689A">
        <w:rPr>
          <w:b/>
          <w:sz w:val="24"/>
          <w:szCs w:val="24"/>
        </w:rPr>
        <w:tab/>
        <w:t>PREPARING THE INPUT FILES</w:t>
      </w:r>
    </w:p>
    <w:p w14:paraId="52E1FF04" w14:textId="2EF8D18F" w:rsidR="00CC64BD" w:rsidRDefault="00CC64BD" w:rsidP="00CC64BD">
      <w:pPr>
        <w:spacing w:line="276" w:lineRule="auto"/>
        <w:jc w:val="both"/>
        <w:rPr>
          <w:b/>
          <w:sz w:val="24"/>
          <w:szCs w:val="24"/>
        </w:rPr>
      </w:pPr>
    </w:p>
    <w:p w14:paraId="1A8C2B93" w14:textId="0E706AF7" w:rsidR="00CC64BD" w:rsidRDefault="00CC64BD" w:rsidP="00CC64BD">
      <w:pPr>
        <w:spacing w:line="276" w:lineRule="auto"/>
        <w:jc w:val="both"/>
        <w:rPr>
          <w:b/>
          <w:sz w:val="24"/>
          <w:szCs w:val="24"/>
        </w:rPr>
      </w:pPr>
    </w:p>
    <w:p w14:paraId="09C440ED" w14:textId="48FB8A9B" w:rsidR="00CC64BD" w:rsidRDefault="00CC64BD" w:rsidP="00CC64BD">
      <w:pPr>
        <w:spacing w:line="276" w:lineRule="auto"/>
        <w:jc w:val="both"/>
        <w:rPr>
          <w:b/>
          <w:sz w:val="24"/>
          <w:szCs w:val="24"/>
        </w:rPr>
      </w:pPr>
    </w:p>
    <w:p w14:paraId="75013339" w14:textId="4A170685" w:rsidR="00CC64BD" w:rsidRDefault="00CC64BD" w:rsidP="00CC64BD">
      <w:pPr>
        <w:spacing w:line="276" w:lineRule="auto"/>
        <w:jc w:val="both"/>
        <w:rPr>
          <w:b/>
          <w:sz w:val="24"/>
          <w:szCs w:val="24"/>
        </w:rPr>
      </w:pPr>
    </w:p>
    <w:p w14:paraId="7061FD0C" w14:textId="7A35A24D" w:rsidR="00CC64BD" w:rsidRDefault="00CC64BD" w:rsidP="00CC64BD">
      <w:pPr>
        <w:spacing w:line="276" w:lineRule="auto"/>
        <w:jc w:val="both"/>
        <w:rPr>
          <w:b/>
          <w:sz w:val="24"/>
          <w:szCs w:val="24"/>
        </w:rPr>
      </w:pPr>
    </w:p>
    <w:p w14:paraId="76A0685E" w14:textId="02D0DCDB" w:rsidR="00CC64BD" w:rsidRDefault="00CC64BD" w:rsidP="00CC64BD">
      <w:pPr>
        <w:spacing w:line="276" w:lineRule="auto"/>
        <w:jc w:val="both"/>
        <w:rPr>
          <w:b/>
          <w:sz w:val="24"/>
          <w:szCs w:val="24"/>
        </w:rPr>
      </w:pPr>
    </w:p>
    <w:p w14:paraId="21B57708" w14:textId="49A42D99" w:rsidR="00CC64BD" w:rsidRDefault="00CC64BD" w:rsidP="00CC64BD">
      <w:pPr>
        <w:spacing w:line="276" w:lineRule="auto"/>
        <w:jc w:val="both"/>
        <w:rPr>
          <w:b/>
          <w:sz w:val="24"/>
          <w:szCs w:val="24"/>
        </w:rPr>
      </w:pPr>
    </w:p>
    <w:p w14:paraId="3A762032" w14:textId="60BE014B" w:rsidR="00CC64BD" w:rsidRDefault="00CC64BD" w:rsidP="00CC64BD">
      <w:pPr>
        <w:spacing w:line="276" w:lineRule="auto"/>
        <w:jc w:val="both"/>
        <w:rPr>
          <w:b/>
          <w:sz w:val="24"/>
          <w:szCs w:val="24"/>
        </w:rPr>
      </w:pPr>
    </w:p>
    <w:p w14:paraId="74447FFF" w14:textId="02EF4D1B" w:rsidR="00CC64BD" w:rsidRDefault="00CC64BD" w:rsidP="00CC64BD">
      <w:pPr>
        <w:spacing w:line="276" w:lineRule="auto"/>
        <w:jc w:val="both"/>
        <w:rPr>
          <w:b/>
          <w:sz w:val="24"/>
          <w:szCs w:val="24"/>
        </w:rPr>
      </w:pPr>
    </w:p>
    <w:p w14:paraId="316DB4D7" w14:textId="58BF6024" w:rsidR="00CC64BD" w:rsidRDefault="00CC64BD" w:rsidP="00CC64BD">
      <w:pPr>
        <w:spacing w:line="276" w:lineRule="auto"/>
        <w:jc w:val="both"/>
        <w:rPr>
          <w:b/>
          <w:sz w:val="24"/>
          <w:szCs w:val="24"/>
        </w:rPr>
      </w:pPr>
    </w:p>
    <w:p w14:paraId="40D83339" w14:textId="4131EBFF" w:rsidR="00CC64BD" w:rsidRDefault="00CC64BD" w:rsidP="00CC64BD">
      <w:pPr>
        <w:spacing w:line="276" w:lineRule="auto"/>
        <w:jc w:val="both"/>
        <w:rPr>
          <w:b/>
          <w:sz w:val="24"/>
          <w:szCs w:val="24"/>
        </w:rPr>
      </w:pPr>
    </w:p>
    <w:p w14:paraId="33376AC2" w14:textId="70075523" w:rsidR="00CC64BD" w:rsidRDefault="00CC64BD" w:rsidP="00CC64BD">
      <w:pPr>
        <w:spacing w:line="276" w:lineRule="auto"/>
        <w:jc w:val="both"/>
        <w:rPr>
          <w:b/>
          <w:sz w:val="24"/>
          <w:szCs w:val="24"/>
        </w:rPr>
      </w:pPr>
    </w:p>
    <w:p w14:paraId="645A168D" w14:textId="6F1FFC5B" w:rsidR="00CC64BD" w:rsidRDefault="00CC64BD" w:rsidP="00CC64BD">
      <w:pPr>
        <w:spacing w:line="276" w:lineRule="auto"/>
        <w:jc w:val="both"/>
        <w:rPr>
          <w:b/>
          <w:sz w:val="24"/>
          <w:szCs w:val="24"/>
        </w:rPr>
      </w:pPr>
    </w:p>
    <w:p w14:paraId="392126CB" w14:textId="47DA1DC6" w:rsidR="00CC64BD" w:rsidRDefault="00CC64BD" w:rsidP="00CC64BD">
      <w:pPr>
        <w:spacing w:line="276" w:lineRule="auto"/>
        <w:jc w:val="both"/>
        <w:rPr>
          <w:b/>
          <w:sz w:val="24"/>
          <w:szCs w:val="24"/>
        </w:rPr>
      </w:pPr>
    </w:p>
    <w:p w14:paraId="15B52194" w14:textId="60D5ECC7" w:rsidR="00CC64BD" w:rsidRDefault="00CC64BD" w:rsidP="00CC64BD">
      <w:pPr>
        <w:spacing w:line="276" w:lineRule="auto"/>
        <w:jc w:val="both"/>
        <w:rPr>
          <w:b/>
          <w:sz w:val="24"/>
          <w:szCs w:val="24"/>
        </w:rPr>
      </w:pPr>
    </w:p>
    <w:p w14:paraId="09E9691C" w14:textId="5A721057" w:rsidR="00CC64BD" w:rsidRDefault="00CC64BD" w:rsidP="00CC64BD">
      <w:pPr>
        <w:spacing w:line="276" w:lineRule="auto"/>
        <w:jc w:val="both"/>
        <w:rPr>
          <w:b/>
          <w:sz w:val="24"/>
          <w:szCs w:val="24"/>
        </w:rPr>
      </w:pPr>
    </w:p>
    <w:p w14:paraId="3C32F041" w14:textId="39F19593" w:rsidR="00CC64BD" w:rsidRDefault="00CC64BD" w:rsidP="00CC64BD">
      <w:pPr>
        <w:spacing w:line="276" w:lineRule="auto"/>
        <w:jc w:val="both"/>
        <w:rPr>
          <w:b/>
          <w:sz w:val="24"/>
          <w:szCs w:val="24"/>
        </w:rPr>
      </w:pPr>
    </w:p>
    <w:p w14:paraId="19BC11C9" w14:textId="30633C7C" w:rsidR="0091738B" w:rsidRDefault="0091738B" w:rsidP="00CC64BD">
      <w:pPr>
        <w:spacing w:line="276" w:lineRule="auto"/>
        <w:jc w:val="both"/>
        <w:rPr>
          <w:b/>
          <w:sz w:val="24"/>
          <w:szCs w:val="24"/>
        </w:rPr>
      </w:pPr>
    </w:p>
    <w:p w14:paraId="6A143A6F" w14:textId="77777777" w:rsidR="003E1E46" w:rsidRPr="0027689A" w:rsidRDefault="003E1E46" w:rsidP="00CC64BD">
      <w:pPr>
        <w:spacing w:line="276" w:lineRule="auto"/>
        <w:jc w:val="both"/>
        <w:rPr>
          <w:b/>
          <w:sz w:val="24"/>
          <w:szCs w:val="24"/>
        </w:rPr>
      </w:pPr>
    </w:p>
    <w:p w14:paraId="7AAED97C" w14:textId="666183E8" w:rsidR="006D4345" w:rsidRPr="00FC4C56" w:rsidRDefault="006D4345"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3.1</w:t>
      </w:r>
      <w:r w:rsidRPr="0027689A">
        <w:rPr>
          <w:rFonts w:ascii="Times New Roman" w:hAnsi="Times New Roman"/>
          <w:sz w:val="24"/>
          <w:szCs w:val="24"/>
        </w:rPr>
        <w:tab/>
      </w:r>
      <w:r w:rsidR="0011558D" w:rsidRPr="0027689A">
        <w:rPr>
          <w:rFonts w:ascii="Times New Roman" w:hAnsi="Times New Roman"/>
          <w:sz w:val="24"/>
          <w:szCs w:val="24"/>
        </w:rPr>
        <w:t>Short-term Count File</w:t>
      </w:r>
    </w:p>
    <w:p w14:paraId="76BAA487" w14:textId="10EE7663" w:rsidR="0000408D" w:rsidRPr="0027689A" w:rsidRDefault="00294278" w:rsidP="00F8005C">
      <w:pPr>
        <w:spacing w:line="276" w:lineRule="auto"/>
        <w:jc w:val="both"/>
        <w:rPr>
          <w:sz w:val="24"/>
          <w:szCs w:val="24"/>
        </w:rPr>
      </w:pPr>
      <w:r w:rsidRPr="0027689A">
        <w:rPr>
          <w:sz w:val="24"/>
          <w:szCs w:val="24"/>
        </w:rPr>
        <w:t xml:space="preserve">This </w:t>
      </w:r>
      <w:r w:rsidR="006153BF" w:rsidRPr="0027689A">
        <w:rPr>
          <w:sz w:val="24"/>
          <w:szCs w:val="24"/>
        </w:rPr>
        <w:t>.</w:t>
      </w:r>
      <w:r w:rsidR="0000408D" w:rsidRPr="0027689A">
        <w:rPr>
          <w:sz w:val="24"/>
          <w:szCs w:val="24"/>
        </w:rPr>
        <w:t xml:space="preserve">csv </w:t>
      </w:r>
      <w:r w:rsidRPr="0027689A">
        <w:rPr>
          <w:sz w:val="24"/>
          <w:szCs w:val="24"/>
        </w:rPr>
        <w:t>file contains the short-term counts for AAD</w:t>
      </w:r>
      <w:r w:rsidR="0000408D" w:rsidRPr="0027689A">
        <w:rPr>
          <w:sz w:val="24"/>
          <w:szCs w:val="24"/>
        </w:rPr>
        <w:t>T prediction. Below is a screenshot of the csv file.</w:t>
      </w:r>
    </w:p>
    <w:p w14:paraId="7381D4AD" w14:textId="77777777" w:rsidR="000E535B" w:rsidRPr="0027689A" w:rsidRDefault="000E535B" w:rsidP="00F8005C">
      <w:pPr>
        <w:spacing w:line="276" w:lineRule="auto"/>
        <w:jc w:val="both"/>
        <w:rPr>
          <w:sz w:val="24"/>
          <w:szCs w:val="24"/>
        </w:rPr>
      </w:pPr>
    </w:p>
    <w:p w14:paraId="7146C786" w14:textId="4B3E7E0D" w:rsidR="0000408D" w:rsidRPr="0027689A" w:rsidRDefault="00530D32" w:rsidP="00F8005C">
      <w:pPr>
        <w:spacing w:line="276" w:lineRule="auto"/>
        <w:jc w:val="center"/>
        <w:rPr>
          <w:sz w:val="24"/>
          <w:szCs w:val="24"/>
        </w:rPr>
      </w:pPr>
      <w:r>
        <w:rPr>
          <w:noProof/>
        </w:rPr>
        <w:drawing>
          <wp:inline distT="0" distB="0" distL="0" distR="0" wp14:anchorId="3776A632" wp14:editId="4BC713BC">
            <wp:extent cx="5759518" cy="3260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8013" cy="3276164"/>
                    </a:xfrm>
                    <a:prstGeom prst="rect">
                      <a:avLst/>
                    </a:prstGeom>
                  </pic:spPr>
                </pic:pic>
              </a:graphicData>
            </a:graphic>
          </wp:inline>
        </w:drawing>
      </w:r>
    </w:p>
    <w:p w14:paraId="436162E1" w14:textId="77777777" w:rsidR="0000408D" w:rsidRPr="0027689A" w:rsidRDefault="0000408D" w:rsidP="00F8005C">
      <w:pPr>
        <w:spacing w:line="276" w:lineRule="auto"/>
        <w:jc w:val="both"/>
        <w:rPr>
          <w:sz w:val="24"/>
          <w:szCs w:val="24"/>
        </w:rPr>
      </w:pPr>
    </w:p>
    <w:p w14:paraId="0A1B2DAE" w14:textId="525678FA" w:rsidR="0000408D" w:rsidRPr="0027689A" w:rsidRDefault="006153BF" w:rsidP="00F8005C">
      <w:pPr>
        <w:spacing w:line="276" w:lineRule="auto"/>
        <w:jc w:val="both"/>
        <w:rPr>
          <w:sz w:val="24"/>
          <w:szCs w:val="24"/>
        </w:rPr>
      </w:pPr>
      <w:r w:rsidRPr="0027689A">
        <w:rPr>
          <w:sz w:val="24"/>
          <w:szCs w:val="24"/>
        </w:rPr>
        <w:t>Row 1</w:t>
      </w:r>
      <w:r w:rsidR="00C6272B" w:rsidRPr="0027689A">
        <w:rPr>
          <w:sz w:val="24"/>
          <w:szCs w:val="24"/>
        </w:rPr>
        <w:t xml:space="preserve"> must contain the </w:t>
      </w:r>
      <w:del w:id="232" w:author="Nathan Huynh" w:date="2018-09-15T08:01:00Z">
        <w:r w:rsidR="00C6272B" w:rsidRPr="0027689A" w:rsidDel="00C01F75">
          <w:rPr>
            <w:sz w:val="24"/>
            <w:szCs w:val="24"/>
          </w:rPr>
          <w:delText>labels</w:delText>
        </w:r>
        <w:r w:rsidRPr="0027689A" w:rsidDel="00C01F75">
          <w:rPr>
            <w:sz w:val="24"/>
            <w:szCs w:val="24"/>
          </w:rPr>
          <w:delText xml:space="preserve"> </w:delText>
        </w:r>
      </w:del>
      <w:ins w:id="233" w:author="Nathan Huynh" w:date="2018-09-15T08:01:00Z">
        <w:r w:rsidR="00C01F75">
          <w:rPr>
            <w:sz w:val="24"/>
            <w:szCs w:val="24"/>
          </w:rPr>
          <w:t>headings</w:t>
        </w:r>
        <w:r w:rsidR="00C01F75" w:rsidRPr="0027689A">
          <w:rPr>
            <w:sz w:val="24"/>
            <w:szCs w:val="24"/>
          </w:rPr>
          <w:t xml:space="preserve"> </w:t>
        </w:r>
      </w:ins>
      <w:r w:rsidRPr="0027689A">
        <w:rPr>
          <w:sz w:val="24"/>
          <w:szCs w:val="24"/>
        </w:rPr>
        <w:t>for each column</w:t>
      </w:r>
      <w:r w:rsidR="00C6272B" w:rsidRPr="0027689A">
        <w:rPr>
          <w:sz w:val="24"/>
          <w:szCs w:val="24"/>
        </w:rPr>
        <w:t xml:space="preserve">. </w:t>
      </w:r>
      <w:r w:rsidRPr="0027689A">
        <w:rPr>
          <w:sz w:val="24"/>
          <w:szCs w:val="24"/>
        </w:rPr>
        <w:t xml:space="preserve">Column A </w:t>
      </w:r>
      <w:ins w:id="234" w:author="Windows User" w:date="2018-09-18T08:18:00Z">
        <w:r w:rsidR="006635CB">
          <w:rPr>
            <w:sz w:val="24"/>
            <w:szCs w:val="24"/>
          </w:rPr>
          <w:t xml:space="preserve">contains </w:t>
        </w:r>
      </w:ins>
      <w:commentRangeStart w:id="235"/>
      <w:del w:id="236" w:author="Windows User" w:date="2018-09-18T08:18:00Z">
        <w:r w:rsidRPr="0027689A" w:rsidDel="006635CB">
          <w:rPr>
            <w:sz w:val="24"/>
            <w:szCs w:val="24"/>
          </w:rPr>
          <w:delText>represents</w:delText>
        </w:r>
        <w:commentRangeEnd w:id="235"/>
        <w:r w:rsidR="00B2256C" w:rsidDel="006635CB">
          <w:rPr>
            <w:rStyle w:val="CommentReference"/>
          </w:rPr>
          <w:commentReference w:id="235"/>
        </w:r>
        <w:r w:rsidRPr="0027689A" w:rsidDel="006635CB">
          <w:rPr>
            <w:sz w:val="24"/>
            <w:szCs w:val="24"/>
          </w:rPr>
          <w:delText xml:space="preserve"> </w:delText>
        </w:r>
      </w:del>
      <w:r w:rsidRPr="0027689A">
        <w:rPr>
          <w:sz w:val="24"/>
          <w:szCs w:val="24"/>
        </w:rPr>
        <w:t xml:space="preserve">the county and Column B </w:t>
      </w:r>
      <w:ins w:id="237" w:author="Windows User" w:date="2018-09-18T08:18:00Z">
        <w:r w:rsidR="006635CB">
          <w:rPr>
            <w:sz w:val="24"/>
            <w:szCs w:val="24"/>
          </w:rPr>
          <w:t>contain</w:t>
        </w:r>
      </w:ins>
      <w:del w:id="238" w:author="Windows User" w:date="2018-09-18T08:18:00Z">
        <w:r w:rsidRPr="0027689A" w:rsidDel="006635CB">
          <w:rPr>
            <w:sz w:val="24"/>
            <w:szCs w:val="24"/>
          </w:rPr>
          <w:delText>represent</w:delText>
        </w:r>
      </w:del>
      <w:r w:rsidRPr="0027689A">
        <w:rPr>
          <w:sz w:val="24"/>
          <w:szCs w:val="24"/>
        </w:rPr>
        <w:t>s the station</w:t>
      </w:r>
      <w:ins w:id="239" w:author="Nathan Huynh" w:date="2018-09-15T08:02:00Z">
        <w:r w:rsidR="00C01F75">
          <w:rPr>
            <w:sz w:val="24"/>
            <w:szCs w:val="24"/>
          </w:rPr>
          <w:t xml:space="preserve"> number/ID</w:t>
        </w:r>
      </w:ins>
      <w:r w:rsidRPr="0027689A">
        <w:rPr>
          <w:sz w:val="24"/>
          <w:szCs w:val="24"/>
        </w:rPr>
        <w:t xml:space="preserve">. This information is provided to keep the location information. Column C </w:t>
      </w:r>
      <w:ins w:id="240" w:author="Windows User" w:date="2018-09-18T08:18:00Z">
        <w:r w:rsidR="006635CB">
          <w:rPr>
            <w:sz w:val="24"/>
            <w:szCs w:val="24"/>
          </w:rPr>
          <w:t>contain</w:t>
        </w:r>
      </w:ins>
      <w:del w:id="241" w:author="Windows User" w:date="2018-09-18T08:18:00Z">
        <w:r w:rsidRPr="0027689A" w:rsidDel="006635CB">
          <w:rPr>
            <w:sz w:val="24"/>
            <w:szCs w:val="24"/>
          </w:rPr>
          <w:delText>represent</w:delText>
        </w:r>
      </w:del>
      <w:r w:rsidRPr="0027689A">
        <w:rPr>
          <w:sz w:val="24"/>
          <w:szCs w:val="24"/>
        </w:rPr>
        <w:t xml:space="preserve">s the date of the short-term count. The date is used to identify the day of the week and month of the year, which influence the hourly volumes. Column D </w:t>
      </w:r>
      <w:ins w:id="242" w:author="Windows User" w:date="2018-09-18T08:18:00Z">
        <w:r w:rsidR="006635CB">
          <w:rPr>
            <w:sz w:val="24"/>
            <w:szCs w:val="24"/>
          </w:rPr>
          <w:t>contains</w:t>
        </w:r>
      </w:ins>
      <w:del w:id="243" w:author="Windows User" w:date="2018-09-18T08:18:00Z">
        <w:r w:rsidRPr="0027689A" w:rsidDel="006635CB">
          <w:rPr>
            <w:sz w:val="24"/>
            <w:szCs w:val="24"/>
          </w:rPr>
          <w:delText>represent</w:delText>
        </w:r>
      </w:del>
      <w:r w:rsidRPr="0027689A">
        <w:rPr>
          <w:sz w:val="24"/>
          <w:szCs w:val="24"/>
        </w:rPr>
        <w:t xml:space="preserve"> the functional class of the road at which the short-term count was taken. This information is used to determine which model should be used for AADT prediction. Column E </w:t>
      </w:r>
      <w:ins w:id="244" w:author="Windows User" w:date="2018-09-18T08:19:00Z">
        <w:r w:rsidR="006635CB">
          <w:rPr>
            <w:sz w:val="24"/>
            <w:szCs w:val="24"/>
          </w:rPr>
          <w:t>contain</w:t>
        </w:r>
      </w:ins>
      <w:del w:id="245" w:author="Windows User" w:date="2018-09-18T08:19:00Z">
        <w:r w:rsidRPr="0027689A" w:rsidDel="006635CB">
          <w:rPr>
            <w:sz w:val="24"/>
            <w:szCs w:val="24"/>
          </w:rPr>
          <w:delText>represent</w:delText>
        </w:r>
      </w:del>
      <w:r w:rsidRPr="0027689A">
        <w:rPr>
          <w:sz w:val="24"/>
          <w:szCs w:val="24"/>
        </w:rPr>
        <w:t xml:space="preserve">s the growth factor. The user can input an old short-term count and specify a growth factor. The software </w:t>
      </w:r>
      <w:ins w:id="246" w:author="Nathan Huynh" w:date="2018-09-15T08:03:00Z">
        <w:r w:rsidR="00B2256C">
          <w:rPr>
            <w:sz w:val="24"/>
            <w:szCs w:val="24"/>
          </w:rPr>
          <w:t xml:space="preserve">will </w:t>
        </w:r>
      </w:ins>
      <w:r w:rsidRPr="0027689A">
        <w:rPr>
          <w:sz w:val="24"/>
          <w:szCs w:val="24"/>
        </w:rPr>
        <w:t>use</w:t>
      </w:r>
      <w:del w:id="247" w:author="Nathan Huynh" w:date="2018-09-15T08:03:00Z">
        <w:r w:rsidRPr="0027689A" w:rsidDel="00B2256C">
          <w:rPr>
            <w:sz w:val="24"/>
            <w:szCs w:val="24"/>
          </w:rPr>
          <w:delText>s</w:delText>
        </w:r>
      </w:del>
      <w:r w:rsidRPr="0027689A">
        <w:rPr>
          <w:sz w:val="24"/>
          <w:szCs w:val="24"/>
        </w:rPr>
        <w:t xml:space="preserve"> the growth factor to project the hourly volume to the current year. For all other short-term counts that are up-to-date, the value should be 1 in this column. A blank column is equivalent to 0, so </w:t>
      </w:r>
      <w:ins w:id="248" w:author="Nathan Huynh" w:date="2018-09-15T08:03:00Z">
        <w:r w:rsidR="00B2256C">
          <w:rPr>
            <w:sz w:val="24"/>
            <w:szCs w:val="24"/>
          </w:rPr>
          <w:t>in</w:t>
        </w:r>
      </w:ins>
      <w:r w:rsidRPr="0027689A">
        <w:rPr>
          <w:sz w:val="24"/>
          <w:szCs w:val="24"/>
        </w:rPr>
        <w:t xml:space="preserve">putting the </w:t>
      </w:r>
      <w:ins w:id="249" w:author="Nathan Huynh" w:date="2018-09-15T08:03:00Z">
        <w:r w:rsidR="00B2256C">
          <w:rPr>
            <w:sz w:val="24"/>
            <w:szCs w:val="24"/>
          </w:rPr>
          <w:t xml:space="preserve">value of </w:t>
        </w:r>
      </w:ins>
      <w:r w:rsidRPr="0027689A">
        <w:rPr>
          <w:sz w:val="24"/>
          <w:szCs w:val="24"/>
        </w:rPr>
        <w:t xml:space="preserve">1 is mandatory. </w:t>
      </w:r>
      <w:del w:id="250" w:author="Nathan Huynh" w:date="2018-09-15T08:04:00Z">
        <w:r w:rsidRPr="0027689A" w:rsidDel="00B2256C">
          <w:rPr>
            <w:sz w:val="24"/>
            <w:szCs w:val="24"/>
          </w:rPr>
          <w:delText xml:space="preserve">Beginning </w:delText>
        </w:r>
      </w:del>
      <w:ins w:id="251" w:author="Nathan Huynh" w:date="2018-09-15T08:04:00Z">
        <w:r w:rsidR="00B2256C">
          <w:rPr>
            <w:sz w:val="24"/>
            <w:szCs w:val="24"/>
          </w:rPr>
          <w:t>Starting</w:t>
        </w:r>
        <w:r w:rsidR="00B2256C" w:rsidRPr="0027689A">
          <w:rPr>
            <w:sz w:val="24"/>
            <w:szCs w:val="24"/>
          </w:rPr>
          <w:t xml:space="preserve"> </w:t>
        </w:r>
      </w:ins>
      <w:r w:rsidRPr="0027689A">
        <w:rPr>
          <w:sz w:val="24"/>
          <w:szCs w:val="24"/>
        </w:rPr>
        <w:t xml:space="preserve">in </w:t>
      </w:r>
      <w:r w:rsidR="00C6272B" w:rsidRPr="0027689A">
        <w:rPr>
          <w:sz w:val="24"/>
          <w:szCs w:val="24"/>
        </w:rPr>
        <w:t xml:space="preserve">column F </w:t>
      </w:r>
      <w:r w:rsidRPr="0027689A">
        <w:rPr>
          <w:sz w:val="24"/>
          <w:szCs w:val="24"/>
        </w:rPr>
        <w:t xml:space="preserve">and </w:t>
      </w:r>
      <w:ins w:id="252" w:author="Nathan Huynh" w:date="2018-09-15T08:04:00Z">
        <w:r w:rsidR="00B2256C">
          <w:rPr>
            <w:sz w:val="24"/>
            <w:szCs w:val="24"/>
          </w:rPr>
          <w:t>for each subsequent column to its right</w:t>
        </w:r>
      </w:ins>
      <w:del w:id="253" w:author="Nathan Huynh" w:date="2018-09-15T08:04:00Z">
        <w:r w:rsidRPr="0027689A" w:rsidDel="00B2256C">
          <w:rPr>
            <w:sz w:val="24"/>
            <w:szCs w:val="24"/>
          </w:rPr>
          <w:delText xml:space="preserve">moving to </w:delText>
        </w:r>
        <w:r w:rsidR="00C6272B" w:rsidRPr="0027689A" w:rsidDel="00B2256C">
          <w:rPr>
            <w:sz w:val="24"/>
            <w:szCs w:val="24"/>
          </w:rPr>
          <w:delText>the right</w:delText>
        </w:r>
      </w:del>
      <w:r w:rsidR="00C6272B" w:rsidRPr="0027689A">
        <w:rPr>
          <w:sz w:val="24"/>
          <w:szCs w:val="24"/>
        </w:rPr>
        <w:t xml:space="preserve">, </w:t>
      </w:r>
      <w:r w:rsidRPr="0027689A">
        <w:rPr>
          <w:sz w:val="24"/>
          <w:szCs w:val="24"/>
        </w:rPr>
        <w:t xml:space="preserve">each column </w:t>
      </w:r>
      <w:del w:id="254" w:author="Nathan Huynh" w:date="2018-09-15T08:05:00Z">
        <w:r w:rsidRPr="0027689A" w:rsidDel="00B2256C">
          <w:rPr>
            <w:sz w:val="24"/>
            <w:szCs w:val="24"/>
          </w:rPr>
          <w:delText xml:space="preserve">will </w:delText>
        </w:r>
      </w:del>
      <w:r w:rsidRPr="0027689A">
        <w:rPr>
          <w:sz w:val="24"/>
          <w:szCs w:val="24"/>
        </w:rPr>
        <w:t>contain</w:t>
      </w:r>
      <w:ins w:id="255" w:author="Nathan Huynh" w:date="2018-09-15T08:05:00Z">
        <w:r w:rsidR="00B2256C">
          <w:rPr>
            <w:sz w:val="24"/>
            <w:szCs w:val="24"/>
          </w:rPr>
          <w:t>s</w:t>
        </w:r>
      </w:ins>
      <w:r w:rsidRPr="0027689A">
        <w:rPr>
          <w:sz w:val="24"/>
          <w:szCs w:val="24"/>
        </w:rPr>
        <w:t xml:space="preserve"> one hour </w:t>
      </w:r>
      <w:del w:id="256" w:author="Nathan Huynh" w:date="2018-09-15T08:05:00Z">
        <w:r w:rsidRPr="0027689A" w:rsidDel="00B2256C">
          <w:rPr>
            <w:sz w:val="24"/>
            <w:szCs w:val="24"/>
          </w:rPr>
          <w:delText xml:space="preserve">of </w:delText>
        </w:r>
      </w:del>
      <w:r w:rsidRPr="0027689A">
        <w:rPr>
          <w:sz w:val="24"/>
          <w:szCs w:val="24"/>
        </w:rPr>
        <w:t xml:space="preserve">volume </w:t>
      </w:r>
      <w:del w:id="257" w:author="Nathan Huynh" w:date="2018-09-15T08:05:00Z">
        <w:r w:rsidRPr="0027689A" w:rsidDel="00B2256C">
          <w:rPr>
            <w:sz w:val="24"/>
            <w:szCs w:val="24"/>
          </w:rPr>
          <w:delText xml:space="preserve">collection </w:delText>
        </w:r>
      </w:del>
      <w:r w:rsidRPr="0027689A">
        <w:rPr>
          <w:sz w:val="24"/>
          <w:szCs w:val="24"/>
        </w:rPr>
        <w:t xml:space="preserve">for each of the </w:t>
      </w:r>
      <w:r w:rsidR="00C6272B" w:rsidRPr="0027689A">
        <w:rPr>
          <w:sz w:val="24"/>
          <w:szCs w:val="24"/>
        </w:rPr>
        <w:t>24 hourly volumes</w:t>
      </w:r>
      <w:ins w:id="258" w:author="Nathan Huynh" w:date="2018-09-15T08:05:00Z">
        <w:r w:rsidR="00B2256C">
          <w:rPr>
            <w:sz w:val="24"/>
            <w:szCs w:val="24"/>
          </w:rPr>
          <w:t>.  The screenshot above only show</w:t>
        </w:r>
      </w:ins>
      <w:ins w:id="259" w:author="Nathan Huynh" w:date="2018-09-15T08:06:00Z">
        <w:r w:rsidR="00B2256C">
          <w:rPr>
            <w:sz w:val="24"/>
            <w:szCs w:val="24"/>
          </w:rPr>
          <w:t>s</w:t>
        </w:r>
      </w:ins>
      <w:ins w:id="260" w:author="Nathan Huynh" w:date="2018-09-15T08:05:00Z">
        <w:r w:rsidR="00B2256C">
          <w:rPr>
            <w:sz w:val="24"/>
            <w:szCs w:val="24"/>
          </w:rPr>
          <w:t xml:space="preserve"> the hourly volume for up to hour 5</w:t>
        </w:r>
      </w:ins>
      <w:del w:id="261" w:author="Nathan Huynh" w:date="2018-09-15T08:05:00Z">
        <w:r w:rsidRPr="0027689A" w:rsidDel="00B2256C">
          <w:rPr>
            <w:sz w:val="24"/>
            <w:szCs w:val="24"/>
          </w:rPr>
          <w:delText xml:space="preserve">, </w:delText>
        </w:r>
        <w:r w:rsidR="00FE33E8" w:rsidRPr="0027689A" w:rsidDel="00B2256C">
          <w:rPr>
            <w:sz w:val="24"/>
            <w:szCs w:val="24"/>
          </w:rPr>
          <w:delText xml:space="preserve">although in the screenshot </w:delText>
        </w:r>
        <w:r w:rsidRPr="0027689A" w:rsidDel="00B2256C">
          <w:rPr>
            <w:sz w:val="24"/>
            <w:szCs w:val="24"/>
          </w:rPr>
          <w:delText xml:space="preserve">hours </w:delText>
        </w:r>
        <w:r w:rsidR="009C19E7" w:rsidRPr="0027689A" w:rsidDel="00B2256C">
          <w:rPr>
            <w:sz w:val="24"/>
            <w:szCs w:val="24"/>
          </w:rPr>
          <w:delText>6</w:delText>
        </w:r>
        <w:r w:rsidRPr="0027689A" w:rsidDel="00B2256C">
          <w:rPr>
            <w:sz w:val="24"/>
            <w:szCs w:val="24"/>
          </w:rPr>
          <w:delText xml:space="preserve"> through 24 are</w:delText>
        </w:r>
        <w:r w:rsidR="00FE33E8" w:rsidRPr="0027689A" w:rsidDel="00B2256C">
          <w:rPr>
            <w:sz w:val="24"/>
            <w:szCs w:val="24"/>
          </w:rPr>
          <w:delText xml:space="preserve"> not visible</w:delText>
        </w:r>
      </w:del>
      <w:r w:rsidR="00FE33E8" w:rsidRPr="0027689A">
        <w:rPr>
          <w:sz w:val="24"/>
          <w:szCs w:val="24"/>
        </w:rPr>
        <w:t>.</w:t>
      </w:r>
      <w:r w:rsidR="00BA009C" w:rsidRPr="0027689A">
        <w:rPr>
          <w:sz w:val="24"/>
          <w:szCs w:val="24"/>
        </w:rPr>
        <w:t xml:space="preserve"> </w:t>
      </w:r>
    </w:p>
    <w:p w14:paraId="4FB41AD1" w14:textId="77777777" w:rsidR="0000408D" w:rsidRPr="0027689A" w:rsidRDefault="0000408D" w:rsidP="00F8005C">
      <w:pPr>
        <w:spacing w:line="276" w:lineRule="auto"/>
        <w:jc w:val="both"/>
        <w:rPr>
          <w:sz w:val="24"/>
          <w:szCs w:val="24"/>
        </w:rPr>
      </w:pPr>
    </w:p>
    <w:p w14:paraId="7A157B2A" w14:textId="6BC6D6FF" w:rsidR="006D4345" w:rsidRPr="00FC4C56" w:rsidRDefault="006D4345"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3.2</w:t>
      </w:r>
      <w:r w:rsidR="00F71E2D" w:rsidRPr="0027689A">
        <w:rPr>
          <w:rFonts w:ascii="Times New Roman" w:hAnsi="Times New Roman"/>
          <w:sz w:val="24"/>
          <w:szCs w:val="24"/>
        </w:rPr>
        <w:tab/>
        <w:t>Functional Classification Factor File</w:t>
      </w:r>
    </w:p>
    <w:p w14:paraId="2522FCDC" w14:textId="109542B1" w:rsidR="00F71E2D" w:rsidRPr="0027689A" w:rsidRDefault="00231B42" w:rsidP="00F8005C">
      <w:pPr>
        <w:spacing w:line="276" w:lineRule="auto"/>
        <w:jc w:val="both"/>
        <w:rPr>
          <w:sz w:val="24"/>
          <w:szCs w:val="24"/>
        </w:rPr>
      </w:pPr>
      <w:r w:rsidRPr="0027689A">
        <w:rPr>
          <w:sz w:val="24"/>
          <w:szCs w:val="24"/>
        </w:rPr>
        <w:t>Th</w:t>
      </w:r>
      <w:r w:rsidR="006153BF" w:rsidRPr="0027689A">
        <w:rPr>
          <w:sz w:val="24"/>
          <w:szCs w:val="24"/>
        </w:rPr>
        <w:t xml:space="preserve">e Functional Classification Factor </w:t>
      </w:r>
      <w:r w:rsidRPr="0027689A">
        <w:rPr>
          <w:sz w:val="24"/>
          <w:szCs w:val="24"/>
        </w:rPr>
        <w:t>csv file</w:t>
      </w:r>
      <w:r w:rsidR="001F1807" w:rsidRPr="0027689A">
        <w:rPr>
          <w:sz w:val="24"/>
          <w:szCs w:val="24"/>
        </w:rPr>
        <w:t xml:space="preserve"> contains the functional classification factors</w:t>
      </w:r>
      <w:r w:rsidRPr="0027689A">
        <w:rPr>
          <w:sz w:val="24"/>
          <w:szCs w:val="24"/>
        </w:rPr>
        <w:t>. Below is a screenshot</w:t>
      </w:r>
      <w:r w:rsidR="006153BF" w:rsidRPr="0027689A">
        <w:rPr>
          <w:sz w:val="24"/>
          <w:szCs w:val="24"/>
        </w:rPr>
        <w:t>.</w:t>
      </w:r>
    </w:p>
    <w:p w14:paraId="4A4B4E7A" w14:textId="77777777" w:rsidR="00F14AFA" w:rsidRPr="0027689A" w:rsidRDefault="00F14AFA" w:rsidP="00F8005C">
      <w:pPr>
        <w:spacing w:line="276" w:lineRule="auto"/>
        <w:jc w:val="both"/>
        <w:rPr>
          <w:sz w:val="24"/>
          <w:szCs w:val="24"/>
        </w:rPr>
      </w:pPr>
    </w:p>
    <w:p w14:paraId="460E6DE5" w14:textId="4A8840B8" w:rsidR="00F14AFA" w:rsidRPr="0027689A" w:rsidRDefault="00F538AF" w:rsidP="00F8005C">
      <w:pPr>
        <w:spacing w:line="276" w:lineRule="auto"/>
        <w:jc w:val="center"/>
        <w:rPr>
          <w:sz w:val="24"/>
          <w:szCs w:val="24"/>
        </w:rPr>
      </w:pPr>
      <w:r>
        <w:rPr>
          <w:noProof/>
        </w:rPr>
        <w:lastRenderedPageBreak/>
        <w:drawing>
          <wp:inline distT="0" distB="0" distL="0" distR="0" wp14:anchorId="6827AD94" wp14:editId="441CCAFF">
            <wp:extent cx="5943600" cy="242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23160"/>
                    </a:xfrm>
                    <a:prstGeom prst="rect">
                      <a:avLst/>
                    </a:prstGeom>
                  </pic:spPr>
                </pic:pic>
              </a:graphicData>
            </a:graphic>
          </wp:inline>
        </w:drawing>
      </w:r>
    </w:p>
    <w:p w14:paraId="329AC049" w14:textId="4FBCC599" w:rsidR="00F14AFA" w:rsidRPr="0027689A" w:rsidRDefault="00F14AFA" w:rsidP="00F8005C">
      <w:pPr>
        <w:spacing w:line="276" w:lineRule="auto"/>
        <w:jc w:val="both"/>
        <w:rPr>
          <w:sz w:val="24"/>
          <w:szCs w:val="24"/>
        </w:rPr>
      </w:pPr>
    </w:p>
    <w:p w14:paraId="75CF7F0B" w14:textId="6A4DE11C" w:rsidR="00F14AFA" w:rsidRDefault="00F14AFA" w:rsidP="00F8005C">
      <w:pPr>
        <w:spacing w:line="276" w:lineRule="auto"/>
        <w:jc w:val="both"/>
        <w:rPr>
          <w:sz w:val="24"/>
          <w:szCs w:val="24"/>
        </w:rPr>
      </w:pPr>
      <w:r w:rsidRPr="0027689A">
        <w:rPr>
          <w:sz w:val="24"/>
          <w:szCs w:val="24"/>
        </w:rPr>
        <w:t>Column A</w:t>
      </w:r>
      <w:r w:rsidR="00886E16" w:rsidRPr="0027689A">
        <w:rPr>
          <w:sz w:val="24"/>
          <w:szCs w:val="24"/>
        </w:rPr>
        <w:t xml:space="preserve"> contains the labels</w:t>
      </w:r>
      <w:r w:rsidRPr="0027689A">
        <w:rPr>
          <w:sz w:val="24"/>
          <w:szCs w:val="24"/>
        </w:rPr>
        <w:t xml:space="preserve">. Row 1 contains all possible functional classes. There are 10 possible functional classes, which are placed </w:t>
      </w:r>
      <w:r w:rsidR="004574B6" w:rsidRPr="0027689A">
        <w:rPr>
          <w:sz w:val="24"/>
          <w:szCs w:val="24"/>
        </w:rPr>
        <w:t xml:space="preserve">in </w:t>
      </w:r>
      <w:r w:rsidRPr="0027689A">
        <w:rPr>
          <w:sz w:val="24"/>
          <w:szCs w:val="24"/>
        </w:rPr>
        <w:t>Column</w:t>
      </w:r>
      <w:r w:rsidR="004574B6" w:rsidRPr="0027689A">
        <w:rPr>
          <w:sz w:val="24"/>
          <w:szCs w:val="24"/>
        </w:rPr>
        <w:t>s</w:t>
      </w:r>
      <w:r w:rsidRPr="0027689A">
        <w:rPr>
          <w:sz w:val="24"/>
          <w:szCs w:val="24"/>
        </w:rPr>
        <w:t xml:space="preserve"> B </w:t>
      </w:r>
      <w:r w:rsidR="004574B6" w:rsidRPr="0027689A">
        <w:rPr>
          <w:sz w:val="24"/>
          <w:szCs w:val="24"/>
        </w:rPr>
        <w:t xml:space="preserve">through </w:t>
      </w:r>
      <w:r w:rsidRPr="0027689A">
        <w:rPr>
          <w:sz w:val="24"/>
          <w:szCs w:val="24"/>
        </w:rPr>
        <w:t>K. Row 2 contains the Axle factors by functional class. Row</w:t>
      </w:r>
      <w:r w:rsidR="004574B6" w:rsidRPr="0027689A">
        <w:rPr>
          <w:sz w:val="24"/>
          <w:szCs w:val="24"/>
        </w:rPr>
        <w:t>s</w:t>
      </w:r>
      <w:r w:rsidRPr="0027689A">
        <w:rPr>
          <w:sz w:val="24"/>
          <w:szCs w:val="24"/>
        </w:rPr>
        <w:t xml:space="preserve"> 3 </w:t>
      </w:r>
      <w:r w:rsidR="004574B6" w:rsidRPr="0027689A">
        <w:rPr>
          <w:sz w:val="24"/>
          <w:szCs w:val="24"/>
        </w:rPr>
        <w:t xml:space="preserve">through </w:t>
      </w:r>
      <w:r w:rsidRPr="0027689A">
        <w:rPr>
          <w:sz w:val="24"/>
          <w:szCs w:val="24"/>
        </w:rPr>
        <w:t>14 contain the seasonal factors by functional class. As we know, the seasonal factors are on a monthly basis and there are 12 months. So, Row 3 contains the seasonal factors for the month of January, Row 4 contains the seasonal factors for the month of February. This trend continues to Row 14. If a cell is left blank, it is interpreted as 0 by the software.</w:t>
      </w:r>
    </w:p>
    <w:p w14:paraId="28B75295" w14:textId="77777777" w:rsidR="00FC4C56" w:rsidRPr="0027689A" w:rsidRDefault="00FC4C56" w:rsidP="00F8005C">
      <w:pPr>
        <w:spacing w:line="276" w:lineRule="auto"/>
        <w:jc w:val="both"/>
        <w:rPr>
          <w:sz w:val="24"/>
          <w:szCs w:val="24"/>
        </w:rPr>
      </w:pPr>
    </w:p>
    <w:p w14:paraId="0A09A5B2" w14:textId="7E71A5B7" w:rsidR="006D4345" w:rsidRPr="00FC4C56" w:rsidRDefault="006D4345"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3.3</w:t>
      </w:r>
      <w:r w:rsidRPr="0027689A">
        <w:rPr>
          <w:rFonts w:ascii="Times New Roman" w:hAnsi="Times New Roman"/>
          <w:sz w:val="24"/>
          <w:szCs w:val="24"/>
        </w:rPr>
        <w:tab/>
      </w:r>
      <w:r w:rsidR="00A320E5" w:rsidRPr="0027689A">
        <w:rPr>
          <w:rFonts w:ascii="Times New Roman" w:hAnsi="Times New Roman"/>
          <w:sz w:val="24"/>
          <w:szCs w:val="24"/>
        </w:rPr>
        <w:t xml:space="preserve">Model </w:t>
      </w:r>
      <w:r w:rsidR="002F2EC6" w:rsidRPr="0027689A">
        <w:rPr>
          <w:rFonts w:ascii="Times New Roman" w:hAnsi="Times New Roman"/>
          <w:sz w:val="24"/>
          <w:szCs w:val="24"/>
        </w:rPr>
        <w:t>Parameter File</w:t>
      </w:r>
    </w:p>
    <w:p w14:paraId="412E34E1" w14:textId="7239DC0D" w:rsidR="00782009" w:rsidRPr="0027689A" w:rsidRDefault="002553DA" w:rsidP="00F8005C">
      <w:pPr>
        <w:spacing w:line="276" w:lineRule="auto"/>
        <w:jc w:val="both"/>
        <w:rPr>
          <w:sz w:val="24"/>
          <w:szCs w:val="24"/>
        </w:rPr>
      </w:pPr>
      <w:r w:rsidRPr="0027689A">
        <w:rPr>
          <w:sz w:val="24"/>
          <w:szCs w:val="24"/>
        </w:rPr>
        <w:t>Th</w:t>
      </w:r>
      <w:r w:rsidR="004574B6" w:rsidRPr="0027689A">
        <w:rPr>
          <w:sz w:val="24"/>
          <w:szCs w:val="24"/>
        </w:rPr>
        <w:t xml:space="preserve">e Model Parameter </w:t>
      </w:r>
      <w:r w:rsidRPr="0027689A">
        <w:rPr>
          <w:sz w:val="24"/>
          <w:szCs w:val="24"/>
        </w:rPr>
        <w:t xml:space="preserve">csv file </w:t>
      </w:r>
      <w:r w:rsidR="004574B6" w:rsidRPr="0027689A">
        <w:rPr>
          <w:sz w:val="24"/>
          <w:szCs w:val="24"/>
        </w:rPr>
        <w:t>is generated by the softwar</w:t>
      </w:r>
      <w:r w:rsidR="006916D5">
        <w:rPr>
          <w:sz w:val="24"/>
          <w:szCs w:val="24"/>
        </w:rPr>
        <w:t>e when new ATR data is added</w:t>
      </w:r>
      <w:r w:rsidR="004574B6" w:rsidRPr="0027689A">
        <w:rPr>
          <w:sz w:val="24"/>
          <w:szCs w:val="24"/>
        </w:rPr>
        <w:t>.</w:t>
      </w:r>
      <w:r w:rsidR="00DB1F26">
        <w:rPr>
          <w:sz w:val="24"/>
          <w:szCs w:val="24"/>
        </w:rPr>
        <w:t xml:space="preserve"> This CSV file will remain unchanged as long as there is no update to the ATR data</w:t>
      </w:r>
      <w:r w:rsidR="004C5670" w:rsidRPr="0027689A">
        <w:rPr>
          <w:sz w:val="24"/>
          <w:szCs w:val="24"/>
        </w:rPr>
        <w:t xml:space="preserve">. </w:t>
      </w:r>
      <w:r w:rsidRPr="0027689A">
        <w:rPr>
          <w:sz w:val="24"/>
          <w:szCs w:val="24"/>
        </w:rPr>
        <w:t>Below is a screenshot of the csv file</w:t>
      </w:r>
      <w:r w:rsidR="000F2FF9" w:rsidRPr="0027689A">
        <w:rPr>
          <w:sz w:val="24"/>
          <w:szCs w:val="24"/>
        </w:rPr>
        <w:t>.</w:t>
      </w:r>
      <w:r w:rsidR="00851896" w:rsidRPr="0027689A">
        <w:rPr>
          <w:sz w:val="24"/>
          <w:szCs w:val="24"/>
        </w:rPr>
        <w:t xml:space="preserve"> </w:t>
      </w:r>
      <w:del w:id="262" w:author="Nathan Huynh" w:date="2018-09-15T08:08:00Z">
        <w:r w:rsidR="00851896" w:rsidRPr="0027689A" w:rsidDel="00B2256C">
          <w:rPr>
            <w:sz w:val="24"/>
            <w:szCs w:val="24"/>
          </w:rPr>
          <w:delText>This is just a sample to show the format of the excel file,</w:delText>
        </w:r>
      </w:del>
      <w:del w:id="263" w:author="Nathan Huynh" w:date="2018-09-15T08:07:00Z">
        <w:r w:rsidR="00851896" w:rsidRPr="0027689A" w:rsidDel="00B2256C">
          <w:rPr>
            <w:sz w:val="24"/>
            <w:szCs w:val="24"/>
          </w:rPr>
          <w:delText xml:space="preserve"> so</w:delText>
        </w:r>
        <w:r w:rsidR="00B91F6B" w:rsidDel="00B2256C">
          <w:rPr>
            <w:sz w:val="24"/>
            <w:szCs w:val="24"/>
          </w:rPr>
          <w:delText xml:space="preserve"> the user will not encounter “1”</w:delText>
        </w:r>
        <w:r w:rsidR="00851896" w:rsidRPr="0027689A" w:rsidDel="00B2256C">
          <w:rPr>
            <w:sz w:val="24"/>
            <w:szCs w:val="24"/>
          </w:rPr>
          <w:delText>s in every row and column in the actual parameter file</w:delText>
        </w:r>
      </w:del>
      <w:r w:rsidR="00851896" w:rsidRPr="0027689A">
        <w:rPr>
          <w:sz w:val="24"/>
          <w:szCs w:val="24"/>
        </w:rPr>
        <w:t>.</w:t>
      </w:r>
    </w:p>
    <w:p w14:paraId="6E56A8FA" w14:textId="77777777" w:rsidR="00485D22" w:rsidRPr="0027689A" w:rsidRDefault="00485D22" w:rsidP="00F8005C">
      <w:pPr>
        <w:spacing w:line="276" w:lineRule="auto"/>
        <w:jc w:val="both"/>
        <w:rPr>
          <w:sz w:val="24"/>
          <w:szCs w:val="24"/>
        </w:rPr>
      </w:pPr>
    </w:p>
    <w:p w14:paraId="0D9D7583" w14:textId="1E17CE5F" w:rsidR="00485D22" w:rsidRPr="0027689A" w:rsidRDefault="006A183A" w:rsidP="00F8005C">
      <w:pPr>
        <w:spacing w:line="276" w:lineRule="auto"/>
        <w:jc w:val="center"/>
        <w:rPr>
          <w:sz w:val="24"/>
          <w:szCs w:val="24"/>
        </w:rPr>
      </w:pPr>
      <w:ins w:id="264" w:author="Windows User" w:date="2018-09-18T08:25:00Z">
        <w:r>
          <w:rPr>
            <w:noProof/>
          </w:rPr>
          <w:drawing>
            <wp:inline distT="0" distB="0" distL="0" distR="0" wp14:anchorId="1254DFD7" wp14:editId="14A31B19">
              <wp:extent cx="2492994" cy="14001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9326" cy="1409348"/>
                      </a:xfrm>
                      <a:prstGeom prst="rect">
                        <a:avLst/>
                      </a:prstGeom>
                    </pic:spPr>
                  </pic:pic>
                </a:graphicData>
              </a:graphic>
            </wp:inline>
          </w:drawing>
        </w:r>
      </w:ins>
      <w:commentRangeStart w:id="265"/>
      <w:del w:id="266" w:author="Windows User" w:date="2018-09-18T08:25:00Z">
        <w:r w:rsidR="00F538AF" w:rsidDel="006A183A">
          <w:rPr>
            <w:noProof/>
          </w:rPr>
          <w:drawing>
            <wp:inline distT="0" distB="0" distL="0" distR="0" wp14:anchorId="02EE3EF9" wp14:editId="104170A1">
              <wp:extent cx="2326864" cy="13040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7716" cy="1321304"/>
                      </a:xfrm>
                      <a:prstGeom prst="rect">
                        <a:avLst/>
                      </a:prstGeom>
                    </pic:spPr>
                  </pic:pic>
                </a:graphicData>
              </a:graphic>
            </wp:inline>
          </w:drawing>
        </w:r>
      </w:del>
      <w:commentRangeEnd w:id="265"/>
      <w:r w:rsidR="00B2256C">
        <w:rPr>
          <w:rStyle w:val="CommentReference"/>
        </w:rPr>
        <w:commentReference w:id="265"/>
      </w:r>
    </w:p>
    <w:p w14:paraId="349F5823" w14:textId="42613E9E" w:rsidR="00782009" w:rsidRPr="0027689A" w:rsidRDefault="00782009" w:rsidP="00F8005C">
      <w:pPr>
        <w:spacing w:line="276" w:lineRule="auto"/>
        <w:jc w:val="both"/>
        <w:rPr>
          <w:sz w:val="24"/>
          <w:szCs w:val="24"/>
        </w:rPr>
      </w:pPr>
    </w:p>
    <w:p w14:paraId="7BD02E78" w14:textId="2AD5CDD0" w:rsidR="00485D22" w:rsidRDefault="00485D22" w:rsidP="00F8005C">
      <w:pPr>
        <w:spacing w:line="276" w:lineRule="auto"/>
        <w:jc w:val="both"/>
        <w:rPr>
          <w:sz w:val="24"/>
          <w:szCs w:val="24"/>
        </w:rPr>
      </w:pPr>
      <w:del w:id="267" w:author="Nathan Huynh" w:date="2018-09-15T08:09:00Z">
        <w:r w:rsidRPr="0027689A" w:rsidDel="00B2256C">
          <w:rPr>
            <w:sz w:val="24"/>
            <w:szCs w:val="24"/>
          </w:rPr>
          <w:delText xml:space="preserve">This is the simplest file of all the csv files. </w:delText>
        </w:r>
      </w:del>
      <w:r w:rsidRPr="0027689A">
        <w:rPr>
          <w:sz w:val="24"/>
          <w:szCs w:val="24"/>
        </w:rPr>
        <w:t xml:space="preserve">The model has two primary parameters, C and Gamma. </w:t>
      </w:r>
      <w:r w:rsidR="004574B6" w:rsidRPr="0027689A">
        <w:rPr>
          <w:sz w:val="24"/>
          <w:szCs w:val="24"/>
        </w:rPr>
        <w:t>Each row (2-4) correspond to one of the</w:t>
      </w:r>
      <w:r w:rsidRPr="0027689A">
        <w:rPr>
          <w:sz w:val="24"/>
          <w:szCs w:val="24"/>
        </w:rPr>
        <w:t xml:space="preserve"> three prediction models in the software, interstate model, art</w:t>
      </w:r>
      <w:r w:rsidR="00292D47">
        <w:rPr>
          <w:sz w:val="24"/>
          <w:szCs w:val="24"/>
        </w:rPr>
        <w:t>erial model and collector model</w:t>
      </w:r>
      <w:r w:rsidRPr="0027689A">
        <w:rPr>
          <w:sz w:val="24"/>
          <w:szCs w:val="24"/>
        </w:rPr>
        <w:t xml:space="preserve">. Row 2 contains the C and Gamma values for the interstate model, Row 3 contains the C and Gamma values for the arterial model and Row </w:t>
      </w:r>
      <w:ins w:id="268" w:author="Windows User" w:date="2018-09-18T08:20:00Z">
        <w:r w:rsidR="006635CB">
          <w:rPr>
            <w:sz w:val="24"/>
            <w:szCs w:val="24"/>
          </w:rPr>
          <w:t>4</w:t>
        </w:r>
      </w:ins>
      <w:del w:id="269" w:author="Windows User" w:date="2018-09-18T08:20:00Z">
        <w:r w:rsidRPr="0027689A" w:rsidDel="006635CB">
          <w:rPr>
            <w:sz w:val="24"/>
            <w:szCs w:val="24"/>
          </w:rPr>
          <w:delText>2</w:delText>
        </w:r>
      </w:del>
      <w:r w:rsidRPr="0027689A">
        <w:rPr>
          <w:sz w:val="24"/>
          <w:szCs w:val="24"/>
        </w:rPr>
        <w:t xml:space="preserve"> contains the C and Gamma values for the collector model.</w:t>
      </w:r>
    </w:p>
    <w:p w14:paraId="67ED292F" w14:textId="77777777" w:rsidR="00FC4C56" w:rsidRPr="0027689A" w:rsidRDefault="00FC4C56" w:rsidP="00F8005C">
      <w:pPr>
        <w:spacing w:line="276" w:lineRule="auto"/>
        <w:jc w:val="both"/>
        <w:rPr>
          <w:sz w:val="24"/>
          <w:szCs w:val="24"/>
        </w:rPr>
      </w:pPr>
    </w:p>
    <w:p w14:paraId="45FF548D" w14:textId="155C3F36" w:rsidR="006D4345" w:rsidRPr="00FC4C56" w:rsidRDefault="006D4345"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3.4</w:t>
      </w:r>
      <w:r w:rsidRPr="0027689A">
        <w:rPr>
          <w:rFonts w:ascii="Times New Roman" w:hAnsi="Times New Roman"/>
          <w:sz w:val="24"/>
          <w:szCs w:val="24"/>
        </w:rPr>
        <w:tab/>
      </w:r>
      <w:r w:rsidR="00526420" w:rsidRPr="0027689A">
        <w:rPr>
          <w:rFonts w:ascii="Times New Roman" w:hAnsi="Times New Roman"/>
          <w:sz w:val="24"/>
          <w:szCs w:val="24"/>
        </w:rPr>
        <w:t>ATR List File</w:t>
      </w:r>
    </w:p>
    <w:p w14:paraId="6F5B782A" w14:textId="6D0B924C" w:rsidR="006D4345" w:rsidRPr="0027689A" w:rsidRDefault="00F8485D" w:rsidP="00F8005C">
      <w:pPr>
        <w:spacing w:line="276" w:lineRule="auto"/>
        <w:jc w:val="both"/>
        <w:rPr>
          <w:sz w:val="24"/>
          <w:szCs w:val="24"/>
        </w:rPr>
      </w:pPr>
      <w:r w:rsidRPr="0027689A">
        <w:rPr>
          <w:sz w:val="24"/>
          <w:szCs w:val="24"/>
        </w:rPr>
        <w:t>Th</w:t>
      </w:r>
      <w:r w:rsidR="004574B6" w:rsidRPr="0027689A">
        <w:rPr>
          <w:sz w:val="24"/>
          <w:szCs w:val="24"/>
        </w:rPr>
        <w:t xml:space="preserve">e ATR List </w:t>
      </w:r>
      <w:r w:rsidRPr="0027689A">
        <w:rPr>
          <w:sz w:val="24"/>
          <w:szCs w:val="24"/>
        </w:rPr>
        <w:t>csv file contains the functional classification factors. Below is a screenshot of the csv file</w:t>
      </w:r>
      <w:r w:rsidR="000F2FF9" w:rsidRPr="0027689A">
        <w:rPr>
          <w:sz w:val="24"/>
          <w:szCs w:val="24"/>
        </w:rPr>
        <w:t>.</w:t>
      </w:r>
    </w:p>
    <w:p w14:paraId="231DE662" w14:textId="77777777" w:rsidR="00F8485D" w:rsidRPr="0027689A" w:rsidRDefault="00F8485D" w:rsidP="00F8005C">
      <w:pPr>
        <w:spacing w:line="276" w:lineRule="auto"/>
        <w:jc w:val="both"/>
        <w:rPr>
          <w:sz w:val="24"/>
          <w:szCs w:val="24"/>
        </w:rPr>
      </w:pPr>
    </w:p>
    <w:p w14:paraId="4D1C12A5" w14:textId="794BCA73" w:rsidR="00F8485D" w:rsidRPr="0027689A" w:rsidRDefault="00F538AF" w:rsidP="00F8005C">
      <w:pPr>
        <w:spacing w:line="276" w:lineRule="auto"/>
        <w:jc w:val="center"/>
        <w:rPr>
          <w:sz w:val="24"/>
          <w:szCs w:val="24"/>
        </w:rPr>
      </w:pPr>
      <w:r>
        <w:rPr>
          <w:noProof/>
        </w:rPr>
        <w:drawing>
          <wp:inline distT="0" distB="0" distL="0" distR="0" wp14:anchorId="6BA2986F" wp14:editId="2A859224">
            <wp:extent cx="2210463" cy="32788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1163" cy="3309560"/>
                    </a:xfrm>
                    <a:prstGeom prst="rect">
                      <a:avLst/>
                    </a:prstGeom>
                  </pic:spPr>
                </pic:pic>
              </a:graphicData>
            </a:graphic>
          </wp:inline>
        </w:drawing>
      </w:r>
    </w:p>
    <w:p w14:paraId="49042400" w14:textId="77777777" w:rsidR="00F8485D" w:rsidRPr="0027689A" w:rsidRDefault="00F8485D" w:rsidP="00F8005C">
      <w:pPr>
        <w:spacing w:line="276" w:lineRule="auto"/>
        <w:jc w:val="both"/>
        <w:rPr>
          <w:sz w:val="24"/>
          <w:szCs w:val="24"/>
        </w:rPr>
      </w:pPr>
    </w:p>
    <w:p w14:paraId="3EE5E898" w14:textId="77777777" w:rsidR="00F8485D" w:rsidRPr="0027689A" w:rsidRDefault="00F8485D" w:rsidP="00F8005C">
      <w:pPr>
        <w:spacing w:line="276" w:lineRule="auto"/>
        <w:jc w:val="both"/>
        <w:rPr>
          <w:sz w:val="24"/>
          <w:szCs w:val="24"/>
        </w:rPr>
      </w:pPr>
    </w:p>
    <w:p w14:paraId="1518EBD5" w14:textId="77777777" w:rsidR="006D4345" w:rsidRPr="0027689A" w:rsidRDefault="006D4345" w:rsidP="00F8005C">
      <w:pPr>
        <w:spacing w:line="276" w:lineRule="auto"/>
        <w:jc w:val="both"/>
        <w:rPr>
          <w:sz w:val="24"/>
          <w:szCs w:val="24"/>
        </w:rPr>
      </w:pPr>
    </w:p>
    <w:p w14:paraId="781C1155" w14:textId="47595203" w:rsidR="00E61631" w:rsidRPr="0027689A" w:rsidRDefault="00F8485D" w:rsidP="00F8005C">
      <w:pPr>
        <w:spacing w:line="276" w:lineRule="auto"/>
        <w:jc w:val="both"/>
        <w:rPr>
          <w:sz w:val="24"/>
          <w:szCs w:val="24"/>
        </w:rPr>
      </w:pPr>
      <w:r w:rsidRPr="0027689A">
        <w:rPr>
          <w:sz w:val="24"/>
          <w:szCs w:val="24"/>
        </w:rPr>
        <w:t xml:space="preserve">There are two columns in this file. Column A </w:t>
      </w:r>
      <w:r w:rsidR="00E364B5" w:rsidRPr="0027689A">
        <w:rPr>
          <w:sz w:val="24"/>
          <w:szCs w:val="24"/>
        </w:rPr>
        <w:t>is the ATR number</w:t>
      </w:r>
      <w:r w:rsidRPr="0027689A">
        <w:rPr>
          <w:sz w:val="24"/>
          <w:szCs w:val="24"/>
        </w:rPr>
        <w:t xml:space="preserve"> and Column B is the functional </w:t>
      </w:r>
      <w:r w:rsidR="00E364B5" w:rsidRPr="0027689A">
        <w:rPr>
          <w:sz w:val="24"/>
          <w:szCs w:val="24"/>
        </w:rPr>
        <w:t xml:space="preserve">classification of the </w:t>
      </w:r>
      <w:r w:rsidR="00116C04">
        <w:rPr>
          <w:sz w:val="24"/>
          <w:szCs w:val="24"/>
        </w:rPr>
        <w:t xml:space="preserve">corresponding </w:t>
      </w:r>
      <w:r w:rsidR="000D2EB6">
        <w:rPr>
          <w:sz w:val="24"/>
          <w:szCs w:val="24"/>
        </w:rPr>
        <w:t>ATR</w:t>
      </w:r>
      <w:r w:rsidR="00E364B5" w:rsidRPr="0027689A">
        <w:rPr>
          <w:sz w:val="24"/>
          <w:szCs w:val="24"/>
        </w:rPr>
        <w:t xml:space="preserve">. Row 1 is the </w:t>
      </w:r>
      <w:del w:id="270" w:author="Nathan Huynh" w:date="2018-09-15T08:09:00Z">
        <w:r w:rsidR="00E364B5" w:rsidRPr="0027689A" w:rsidDel="00B2256C">
          <w:rPr>
            <w:sz w:val="24"/>
            <w:szCs w:val="24"/>
          </w:rPr>
          <w:delText>label</w:delText>
        </w:r>
      </w:del>
      <w:ins w:id="271" w:author="Nathan Huynh" w:date="2018-09-15T08:09:00Z">
        <w:r w:rsidR="00B2256C">
          <w:rPr>
            <w:sz w:val="24"/>
            <w:szCs w:val="24"/>
          </w:rPr>
          <w:t>heading</w:t>
        </w:r>
      </w:ins>
      <w:r w:rsidR="00E364B5" w:rsidRPr="0027689A">
        <w:rPr>
          <w:sz w:val="24"/>
          <w:szCs w:val="24"/>
        </w:rPr>
        <w:t>. From Row 2, e</w:t>
      </w:r>
      <w:r w:rsidR="00D24C15">
        <w:rPr>
          <w:sz w:val="24"/>
          <w:szCs w:val="24"/>
        </w:rPr>
        <w:t>ach row entry corresponds to an</w:t>
      </w:r>
      <w:r w:rsidR="00E364B5" w:rsidRPr="0027689A">
        <w:rPr>
          <w:sz w:val="24"/>
          <w:szCs w:val="24"/>
        </w:rPr>
        <w:t xml:space="preserve"> ATR. Therefore, if there are 100 ATRs in </w:t>
      </w:r>
      <w:ins w:id="272" w:author="Nathan Huynh" w:date="2018-09-15T08:09:00Z">
        <w:r w:rsidR="00B2256C">
          <w:rPr>
            <w:sz w:val="24"/>
            <w:szCs w:val="24"/>
          </w:rPr>
          <w:t>the</w:t>
        </w:r>
      </w:ins>
      <w:del w:id="273" w:author="Nathan Huynh" w:date="2018-09-15T08:09:00Z">
        <w:r w:rsidR="00E364B5" w:rsidRPr="0027689A" w:rsidDel="00B2256C">
          <w:rPr>
            <w:sz w:val="24"/>
            <w:szCs w:val="24"/>
          </w:rPr>
          <w:delText>a</w:delText>
        </w:r>
      </w:del>
      <w:r w:rsidR="00E364B5" w:rsidRPr="0027689A">
        <w:rPr>
          <w:sz w:val="24"/>
          <w:szCs w:val="24"/>
        </w:rPr>
        <w:t xml:space="preserve"> state, then there </w:t>
      </w:r>
      <w:del w:id="274" w:author="Nathan Huynh" w:date="2018-09-15T08:09:00Z">
        <w:r w:rsidR="00E364B5" w:rsidRPr="0027689A" w:rsidDel="00B2256C">
          <w:rPr>
            <w:sz w:val="24"/>
            <w:szCs w:val="24"/>
          </w:rPr>
          <w:delText xml:space="preserve">will </w:delText>
        </w:r>
      </w:del>
      <w:ins w:id="275" w:author="Nathan Huynh" w:date="2018-09-15T08:09:00Z">
        <w:r w:rsidR="00B2256C">
          <w:rPr>
            <w:sz w:val="24"/>
            <w:szCs w:val="24"/>
          </w:rPr>
          <w:t>should</w:t>
        </w:r>
        <w:r w:rsidR="00B2256C" w:rsidRPr="0027689A">
          <w:rPr>
            <w:sz w:val="24"/>
            <w:szCs w:val="24"/>
          </w:rPr>
          <w:t xml:space="preserve"> </w:t>
        </w:r>
      </w:ins>
      <w:r w:rsidR="00E364B5" w:rsidRPr="0027689A">
        <w:rPr>
          <w:sz w:val="24"/>
          <w:szCs w:val="24"/>
        </w:rPr>
        <w:t>be 100 row</w:t>
      </w:r>
      <w:r w:rsidR="00D24C15">
        <w:rPr>
          <w:sz w:val="24"/>
          <w:szCs w:val="24"/>
        </w:rPr>
        <w:t xml:space="preserve">s of </w:t>
      </w:r>
      <w:r w:rsidR="00E364B5" w:rsidRPr="0027689A">
        <w:rPr>
          <w:sz w:val="24"/>
          <w:szCs w:val="24"/>
        </w:rPr>
        <w:t xml:space="preserve">entries in this file. </w:t>
      </w:r>
    </w:p>
    <w:p w14:paraId="67D1EA9B" w14:textId="77777777" w:rsidR="00E364B5" w:rsidRPr="0027689A" w:rsidRDefault="00E364B5" w:rsidP="00F8005C">
      <w:pPr>
        <w:spacing w:line="276" w:lineRule="auto"/>
        <w:rPr>
          <w:sz w:val="24"/>
          <w:szCs w:val="24"/>
        </w:rPr>
      </w:pPr>
    </w:p>
    <w:p w14:paraId="7B22188B" w14:textId="77777777" w:rsidR="00E364B5" w:rsidRPr="0027689A" w:rsidRDefault="00E364B5" w:rsidP="00F8005C">
      <w:pPr>
        <w:spacing w:line="276" w:lineRule="auto"/>
        <w:rPr>
          <w:sz w:val="24"/>
          <w:szCs w:val="24"/>
        </w:rPr>
      </w:pPr>
    </w:p>
    <w:p w14:paraId="66147D56" w14:textId="77777777" w:rsidR="00E364B5" w:rsidRPr="0027689A" w:rsidRDefault="00E364B5" w:rsidP="00F8005C">
      <w:pPr>
        <w:spacing w:line="276" w:lineRule="auto"/>
        <w:rPr>
          <w:sz w:val="24"/>
          <w:szCs w:val="24"/>
        </w:rPr>
      </w:pPr>
    </w:p>
    <w:p w14:paraId="3B193B5D" w14:textId="77777777" w:rsidR="00E364B5" w:rsidRPr="0027689A" w:rsidRDefault="00E364B5" w:rsidP="00F8005C">
      <w:pPr>
        <w:spacing w:line="276" w:lineRule="auto"/>
        <w:rPr>
          <w:sz w:val="24"/>
          <w:szCs w:val="24"/>
        </w:rPr>
      </w:pPr>
    </w:p>
    <w:p w14:paraId="52072092" w14:textId="77777777" w:rsidR="00E364B5" w:rsidRPr="0027689A" w:rsidRDefault="00E364B5" w:rsidP="00F8005C">
      <w:pPr>
        <w:spacing w:line="276" w:lineRule="auto"/>
        <w:rPr>
          <w:sz w:val="24"/>
          <w:szCs w:val="24"/>
        </w:rPr>
      </w:pPr>
    </w:p>
    <w:p w14:paraId="76796D4F" w14:textId="77777777" w:rsidR="00E364B5" w:rsidRPr="0027689A" w:rsidRDefault="00E364B5" w:rsidP="00F8005C">
      <w:pPr>
        <w:spacing w:line="276" w:lineRule="auto"/>
        <w:rPr>
          <w:sz w:val="24"/>
          <w:szCs w:val="24"/>
        </w:rPr>
      </w:pPr>
    </w:p>
    <w:p w14:paraId="2B635B99" w14:textId="77777777" w:rsidR="00E364B5" w:rsidRPr="0027689A" w:rsidRDefault="00E364B5" w:rsidP="00F8005C">
      <w:pPr>
        <w:spacing w:line="276" w:lineRule="auto"/>
        <w:rPr>
          <w:sz w:val="24"/>
          <w:szCs w:val="24"/>
        </w:rPr>
      </w:pPr>
    </w:p>
    <w:p w14:paraId="1DBDC5A4" w14:textId="77777777" w:rsidR="00E364B5" w:rsidRPr="0027689A" w:rsidRDefault="00E364B5" w:rsidP="00F8005C">
      <w:pPr>
        <w:spacing w:line="276" w:lineRule="auto"/>
        <w:rPr>
          <w:sz w:val="24"/>
          <w:szCs w:val="24"/>
        </w:rPr>
      </w:pPr>
    </w:p>
    <w:p w14:paraId="1453DBE1" w14:textId="77777777" w:rsidR="00E364B5" w:rsidRPr="0027689A" w:rsidRDefault="00E364B5" w:rsidP="00F8005C">
      <w:pPr>
        <w:spacing w:line="276" w:lineRule="auto"/>
        <w:rPr>
          <w:sz w:val="24"/>
          <w:szCs w:val="24"/>
        </w:rPr>
      </w:pPr>
    </w:p>
    <w:p w14:paraId="7026FC29" w14:textId="77777777" w:rsidR="00E364B5" w:rsidRPr="0027689A" w:rsidRDefault="00E364B5" w:rsidP="00F8005C">
      <w:pPr>
        <w:spacing w:line="276" w:lineRule="auto"/>
        <w:rPr>
          <w:sz w:val="24"/>
          <w:szCs w:val="24"/>
        </w:rPr>
      </w:pPr>
    </w:p>
    <w:p w14:paraId="22A49E4B" w14:textId="77777777" w:rsidR="00E364B5" w:rsidRPr="0027689A" w:rsidRDefault="00E364B5" w:rsidP="00F8005C">
      <w:pPr>
        <w:spacing w:line="276" w:lineRule="auto"/>
        <w:rPr>
          <w:sz w:val="24"/>
          <w:szCs w:val="24"/>
        </w:rPr>
      </w:pPr>
    </w:p>
    <w:p w14:paraId="20595E38" w14:textId="77777777" w:rsidR="00E364B5" w:rsidRPr="0027689A" w:rsidRDefault="00E364B5" w:rsidP="00F8005C">
      <w:pPr>
        <w:spacing w:line="276" w:lineRule="auto"/>
        <w:rPr>
          <w:sz w:val="24"/>
          <w:szCs w:val="24"/>
        </w:rPr>
      </w:pPr>
    </w:p>
    <w:p w14:paraId="1F803BF3" w14:textId="77777777" w:rsidR="00E364B5" w:rsidRPr="0027689A" w:rsidRDefault="00E364B5" w:rsidP="00F8005C">
      <w:pPr>
        <w:spacing w:line="276" w:lineRule="auto"/>
        <w:rPr>
          <w:sz w:val="24"/>
          <w:szCs w:val="24"/>
        </w:rPr>
      </w:pPr>
    </w:p>
    <w:p w14:paraId="15889632" w14:textId="77777777" w:rsidR="00E364B5" w:rsidRPr="0027689A" w:rsidRDefault="00E364B5" w:rsidP="00F8005C">
      <w:pPr>
        <w:spacing w:line="276" w:lineRule="auto"/>
        <w:rPr>
          <w:sz w:val="24"/>
          <w:szCs w:val="24"/>
        </w:rPr>
      </w:pPr>
    </w:p>
    <w:p w14:paraId="33F6C97E" w14:textId="77777777" w:rsidR="00E364B5" w:rsidRPr="0027689A" w:rsidRDefault="00E364B5" w:rsidP="00F8005C">
      <w:pPr>
        <w:spacing w:line="276" w:lineRule="auto"/>
        <w:rPr>
          <w:sz w:val="24"/>
          <w:szCs w:val="24"/>
        </w:rPr>
      </w:pPr>
    </w:p>
    <w:p w14:paraId="1D9CABA3" w14:textId="77777777" w:rsidR="00E364B5" w:rsidRPr="0027689A" w:rsidRDefault="00E364B5" w:rsidP="00F8005C">
      <w:pPr>
        <w:spacing w:line="276" w:lineRule="auto"/>
        <w:rPr>
          <w:sz w:val="24"/>
          <w:szCs w:val="24"/>
        </w:rPr>
      </w:pPr>
    </w:p>
    <w:p w14:paraId="1E713CEC" w14:textId="77777777" w:rsidR="00E364B5" w:rsidRPr="0027689A" w:rsidRDefault="00E364B5" w:rsidP="00F8005C">
      <w:pPr>
        <w:spacing w:line="276" w:lineRule="auto"/>
        <w:rPr>
          <w:sz w:val="24"/>
          <w:szCs w:val="24"/>
        </w:rPr>
      </w:pPr>
    </w:p>
    <w:p w14:paraId="793ADFC1" w14:textId="77777777" w:rsidR="00E364B5" w:rsidRPr="0027689A" w:rsidRDefault="00E364B5" w:rsidP="00F8005C">
      <w:pPr>
        <w:spacing w:line="276" w:lineRule="auto"/>
        <w:rPr>
          <w:sz w:val="24"/>
          <w:szCs w:val="24"/>
        </w:rPr>
      </w:pPr>
    </w:p>
    <w:p w14:paraId="62A6EDE4" w14:textId="77777777" w:rsidR="00E364B5" w:rsidRPr="0027689A" w:rsidRDefault="00E364B5" w:rsidP="00F8005C">
      <w:pPr>
        <w:spacing w:line="276" w:lineRule="auto"/>
        <w:rPr>
          <w:sz w:val="24"/>
          <w:szCs w:val="24"/>
        </w:rPr>
      </w:pPr>
    </w:p>
    <w:p w14:paraId="39012A8E" w14:textId="77777777" w:rsidR="00E364B5" w:rsidRPr="0027689A" w:rsidRDefault="00E364B5" w:rsidP="00F8005C">
      <w:pPr>
        <w:spacing w:line="276" w:lineRule="auto"/>
        <w:rPr>
          <w:sz w:val="24"/>
          <w:szCs w:val="24"/>
        </w:rPr>
      </w:pPr>
    </w:p>
    <w:p w14:paraId="7CCA648C" w14:textId="77777777" w:rsidR="00E364B5" w:rsidRPr="0027689A" w:rsidRDefault="00E364B5" w:rsidP="00F8005C">
      <w:pPr>
        <w:spacing w:line="276" w:lineRule="auto"/>
        <w:rPr>
          <w:sz w:val="24"/>
          <w:szCs w:val="24"/>
        </w:rPr>
      </w:pPr>
    </w:p>
    <w:p w14:paraId="1D663DFC" w14:textId="1CC02E59" w:rsidR="00E364B5" w:rsidRDefault="00E364B5" w:rsidP="00F8005C">
      <w:pPr>
        <w:spacing w:line="276" w:lineRule="auto"/>
        <w:rPr>
          <w:sz w:val="24"/>
          <w:szCs w:val="24"/>
        </w:rPr>
      </w:pPr>
    </w:p>
    <w:p w14:paraId="13BED564" w14:textId="77777777" w:rsidR="00F538AF" w:rsidRDefault="00F538AF" w:rsidP="00F8005C">
      <w:pPr>
        <w:spacing w:line="276" w:lineRule="auto"/>
        <w:rPr>
          <w:sz w:val="24"/>
          <w:szCs w:val="24"/>
        </w:rPr>
      </w:pPr>
    </w:p>
    <w:p w14:paraId="4BFDC21A" w14:textId="1A067C88" w:rsidR="00FC4C56" w:rsidRDefault="00FC4C56" w:rsidP="00F8005C">
      <w:pPr>
        <w:spacing w:line="276" w:lineRule="auto"/>
        <w:rPr>
          <w:sz w:val="24"/>
          <w:szCs w:val="24"/>
        </w:rPr>
      </w:pPr>
    </w:p>
    <w:p w14:paraId="05E41C51" w14:textId="77777777" w:rsidR="00FC4C56" w:rsidRPr="0027689A" w:rsidRDefault="00FC4C56" w:rsidP="00F8005C">
      <w:pPr>
        <w:spacing w:line="276" w:lineRule="auto"/>
        <w:rPr>
          <w:sz w:val="24"/>
          <w:szCs w:val="24"/>
        </w:rPr>
      </w:pPr>
    </w:p>
    <w:p w14:paraId="7664BE1A" w14:textId="77777777" w:rsidR="00E364B5" w:rsidRPr="0027689A" w:rsidRDefault="00E364B5" w:rsidP="00F8005C">
      <w:pPr>
        <w:spacing w:line="276" w:lineRule="auto"/>
        <w:rPr>
          <w:sz w:val="24"/>
          <w:szCs w:val="24"/>
        </w:rPr>
      </w:pPr>
    </w:p>
    <w:p w14:paraId="11DDF3EE" w14:textId="77777777" w:rsidR="00E364B5" w:rsidRPr="0027689A" w:rsidRDefault="00E364B5" w:rsidP="00F8005C">
      <w:pPr>
        <w:spacing w:line="276" w:lineRule="auto"/>
        <w:rPr>
          <w:sz w:val="24"/>
          <w:szCs w:val="24"/>
        </w:rPr>
      </w:pPr>
    </w:p>
    <w:p w14:paraId="0AE3B2BA" w14:textId="77777777" w:rsidR="00E364B5" w:rsidRPr="0027689A" w:rsidRDefault="00E364B5" w:rsidP="00F8005C">
      <w:pPr>
        <w:spacing w:line="276" w:lineRule="auto"/>
        <w:rPr>
          <w:sz w:val="24"/>
          <w:szCs w:val="24"/>
        </w:rPr>
      </w:pPr>
    </w:p>
    <w:p w14:paraId="5C4C4510" w14:textId="77777777" w:rsidR="00E61631" w:rsidRPr="0027689A" w:rsidRDefault="00E61631" w:rsidP="00F8005C">
      <w:pPr>
        <w:spacing w:line="276" w:lineRule="auto"/>
        <w:rPr>
          <w:sz w:val="24"/>
          <w:szCs w:val="24"/>
        </w:rPr>
      </w:pPr>
    </w:p>
    <w:p w14:paraId="32719ADF" w14:textId="174757B6" w:rsidR="00E61631" w:rsidRPr="0027689A" w:rsidRDefault="00E61631" w:rsidP="00F8005C">
      <w:pPr>
        <w:spacing w:line="276" w:lineRule="auto"/>
        <w:rPr>
          <w:sz w:val="24"/>
          <w:szCs w:val="24"/>
        </w:rPr>
      </w:pPr>
    </w:p>
    <w:p w14:paraId="4B4F1C40" w14:textId="77777777" w:rsidR="00E61631" w:rsidRPr="0027689A" w:rsidRDefault="00E61631" w:rsidP="00F8005C">
      <w:pPr>
        <w:spacing w:line="276" w:lineRule="auto"/>
        <w:rPr>
          <w:sz w:val="24"/>
          <w:szCs w:val="24"/>
        </w:rPr>
      </w:pPr>
    </w:p>
    <w:p w14:paraId="34FBA8C7" w14:textId="77777777" w:rsidR="00E61631" w:rsidRPr="0027689A" w:rsidRDefault="00E61631" w:rsidP="00F8005C">
      <w:pPr>
        <w:spacing w:line="276" w:lineRule="auto"/>
        <w:rPr>
          <w:sz w:val="24"/>
          <w:szCs w:val="24"/>
        </w:rPr>
      </w:pPr>
    </w:p>
    <w:p w14:paraId="3586B8DA" w14:textId="28330F6A" w:rsidR="00E61631" w:rsidRPr="0027689A" w:rsidRDefault="00EA02F0" w:rsidP="00F8005C">
      <w:pPr>
        <w:spacing w:line="276" w:lineRule="auto"/>
        <w:jc w:val="right"/>
        <w:rPr>
          <w:b/>
          <w:sz w:val="24"/>
          <w:szCs w:val="24"/>
        </w:rPr>
      </w:pPr>
      <w:r w:rsidRPr="0027689A">
        <w:rPr>
          <w:b/>
          <w:sz w:val="24"/>
          <w:szCs w:val="24"/>
        </w:rPr>
        <w:t>4</w:t>
      </w:r>
      <w:r w:rsidR="00F246ED" w:rsidRPr="0027689A">
        <w:rPr>
          <w:b/>
          <w:sz w:val="24"/>
          <w:szCs w:val="24"/>
        </w:rPr>
        <w:t>.0</w:t>
      </w:r>
      <w:r w:rsidR="00F246ED" w:rsidRPr="0027689A">
        <w:rPr>
          <w:b/>
          <w:sz w:val="24"/>
          <w:szCs w:val="24"/>
        </w:rPr>
        <w:tab/>
      </w:r>
      <w:r w:rsidR="00CD6B89" w:rsidRPr="0027689A">
        <w:rPr>
          <w:b/>
          <w:sz w:val="24"/>
          <w:szCs w:val="24"/>
        </w:rPr>
        <w:t>AADT ESTIMATION</w:t>
      </w:r>
    </w:p>
    <w:p w14:paraId="0C6E65E1" w14:textId="26FCA527" w:rsidR="00E61631" w:rsidRDefault="00E61631" w:rsidP="00F8005C">
      <w:pPr>
        <w:spacing w:line="276" w:lineRule="auto"/>
        <w:rPr>
          <w:b/>
          <w:sz w:val="24"/>
          <w:szCs w:val="24"/>
        </w:rPr>
      </w:pPr>
    </w:p>
    <w:p w14:paraId="4558A04F" w14:textId="740ADA0D" w:rsidR="00FC4C56" w:rsidRDefault="00FC4C56" w:rsidP="00F8005C">
      <w:pPr>
        <w:spacing w:line="276" w:lineRule="auto"/>
        <w:rPr>
          <w:b/>
          <w:sz w:val="24"/>
          <w:szCs w:val="24"/>
        </w:rPr>
      </w:pPr>
    </w:p>
    <w:p w14:paraId="5F5C1F61" w14:textId="6C2CB36A" w:rsidR="00FC4C56" w:rsidRDefault="00FC4C56" w:rsidP="00F8005C">
      <w:pPr>
        <w:spacing w:line="276" w:lineRule="auto"/>
        <w:rPr>
          <w:b/>
          <w:sz w:val="24"/>
          <w:szCs w:val="24"/>
        </w:rPr>
      </w:pPr>
    </w:p>
    <w:p w14:paraId="09EBC7EC" w14:textId="3561571E" w:rsidR="00FC4C56" w:rsidRDefault="00FC4C56" w:rsidP="00F8005C">
      <w:pPr>
        <w:spacing w:line="276" w:lineRule="auto"/>
        <w:rPr>
          <w:b/>
          <w:sz w:val="24"/>
          <w:szCs w:val="24"/>
        </w:rPr>
      </w:pPr>
    </w:p>
    <w:p w14:paraId="7257DE15" w14:textId="2FEFB0B5" w:rsidR="00FC4C56" w:rsidRDefault="00FC4C56" w:rsidP="00F8005C">
      <w:pPr>
        <w:spacing w:line="276" w:lineRule="auto"/>
        <w:rPr>
          <w:b/>
          <w:sz w:val="24"/>
          <w:szCs w:val="24"/>
        </w:rPr>
      </w:pPr>
    </w:p>
    <w:p w14:paraId="195AEAF2" w14:textId="4FF3FB90" w:rsidR="00FC4C56" w:rsidRDefault="00FC4C56" w:rsidP="00F8005C">
      <w:pPr>
        <w:spacing w:line="276" w:lineRule="auto"/>
        <w:rPr>
          <w:b/>
          <w:sz w:val="24"/>
          <w:szCs w:val="24"/>
        </w:rPr>
      </w:pPr>
    </w:p>
    <w:p w14:paraId="5E069F3F" w14:textId="3F182F38" w:rsidR="00FC4C56" w:rsidRDefault="00FC4C56" w:rsidP="00F8005C">
      <w:pPr>
        <w:spacing w:line="276" w:lineRule="auto"/>
        <w:rPr>
          <w:b/>
          <w:sz w:val="24"/>
          <w:szCs w:val="24"/>
        </w:rPr>
      </w:pPr>
    </w:p>
    <w:p w14:paraId="1DD85070" w14:textId="0E928B0B" w:rsidR="00FC4C56" w:rsidRDefault="00FC4C56" w:rsidP="00F8005C">
      <w:pPr>
        <w:spacing w:line="276" w:lineRule="auto"/>
        <w:rPr>
          <w:b/>
          <w:sz w:val="24"/>
          <w:szCs w:val="24"/>
        </w:rPr>
      </w:pPr>
    </w:p>
    <w:p w14:paraId="26ECDADF" w14:textId="6795677D" w:rsidR="00FC4C56" w:rsidRDefault="00FC4C56" w:rsidP="00F8005C">
      <w:pPr>
        <w:spacing w:line="276" w:lineRule="auto"/>
        <w:rPr>
          <w:b/>
          <w:sz w:val="24"/>
          <w:szCs w:val="24"/>
        </w:rPr>
      </w:pPr>
    </w:p>
    <w:p w14:paraId="69B01560" w14:textId="23310474" w:rsidR="00FC4C56" w:rsidRDefault="00FC4C56" w:rsidP="00F8005C">
      <w:pPr>
        <w:spacing w:line="276" w:lineRule="auto"/>
        <w:rPr>
          <w:b/>
          <w:sz w:val="24"/>
          <w:szCs w:val="24"/>
        </w:rPr>
      </w:pPr>
    </w:p>
    <w:p w14:paraId="2A84A44B" w14:textId="3D9F9608" w:rsidR="00FC4C56" w:rsidRDefault="00FC4C56" w:rsidP="00F8005C">
      <w:pPr>
        <w:spacing w:line="276" w:lineRule="auto"/>
        <w:rPr>
          <w:b/>
          <w:sz w:val="24"/>
          <w:szCs w:val="24"/>
        </w:rPr>
      </w:pPr>
    </w:p>
    <w:p w14:paraId="2E4B8102" w14:textId="21A0E3E0" w:rsidR="00FC4C56" w:rsidRDefault="00FC4C56" w:rsidP="00F8005C">
      <w:pPr>
        <w:spacing w:line="276" w:lineRule="auto"/>
        <w:rPr>
          <w:b/>
          <w:sz w:val="24"/>
          <w:szCs w:val="24"/>
        </w:rPr>
      </w:pPr>
    </w:p>
    <w:p w14:paraId="3452BA0E" w14:textId="64B86EF8" w:rsidR="00FC4C56" w:rsidRDefault="00FC4C56" w:rsidP="00F8005C">
      <w:pPr>
        <w:spacing w:line="276" w:lineRule="auto"/>
        <w:rPr>
          <w:b/>
          <w:sz w:val="24"/>
          <w:szCs w:val="24"/>
        </w:rPr>
      </w:pPr>
    </w:p>
    <w:p w14:paraId="12860FAA" w14:textId="3C13B1FE" w:rsidR="00FC4C56" w:rsidRDefault="00FC4C56" w:rsidP="00F8005C">
      <w:pPr>
        <w:spacing w:line="276" w:lineRule="auto"/>
        <w:rPr>
          <w:b/>
          <w:sz w:val="24"/>
          <w:szCs w:val="24"/>
        </w:rPr>
      </w:pPr>
    </w:p>
    <w:p w14:paraId="5AA030D1" w14:textId="4E7DB012" w:rsidR="00FC4C56" w:rsidRDefault="00FC4C56" w:rsidP="00F8005C">
      <w:pPr>
        <w:spacing w:line="276" w:lineRule="auto"/>
        <w:rPr>
          <w:b/>
          <w:sz w:val="24"/>
          <w:szCs w:val="24"/>
        </w:rPr>
      </w:pPr>
    </w:p>
    <w:p w14:paraId="46D87CD4" w14:textId="7A39A622" w:rsidR="00FC4C56" w:rsidRDefault="00FC4C56" w:rsidP="00F8005C">
      <w:pPr>
        <w:spacing w:line="276" w:lineRule="auto"/>
        <w:rPr>
          <w:b/>
          <w:sz w:val="24"/>
          <w:szCs w:val="24"/>
        </w:rPr>
      </w:pPr>
    </w:p>
    <w:p w14:paraId="10A74D62" w14:textId="7D5052C8" w:rsidR="00FC4C56" w:rsidRDefault="00FC4C56" w:rsidP="00F8005C">
      <w:pPr>
        <w:spacing w:line="276" w:lineRule="auto"/>
        <w:rPr>
          <w:b/>
          <w:sz w:val="24"/>
          <w:szCs w:val="24"/>
        </w:rPr>
      </w:pPr>
    </w:p>
    <w:p w14:paraId="47FDF1A2" w14:textId="61BAC3B2" w:rsidR="00FC4C56" w:rsidRDefault="00FC4C56" w:rsidP="00F8005C">
      <w:pPr>
        <w:spacing w:line="276" w:lineRule="auto"/>
        <w:rPr>
          <w:b/>
          <w:sz w:val="24"/>
          <w:szCs w:val="24"/>
        </w:rPr>
      </w:pPr>
    </w:p>
    <w:p w14:paraId="54F26CF0" w14:textId="77777777" w:rsidR="00FC4C56" w:rsidRPr="0027689A" w:rsidRDefault="00FC4C56" w:rsidP="00F8005C">
      <w:pPr>
        <w:spacing w:line="276" w:lineRule="auto"/>
        <w:rPr>
          <w:b/>
          <w:sz w:val="24"/>
          <w:szCs w:val="24"/>
        </w:rPr>
      </w:pPr>
    </w:p>
    <w:p w14:paraId="7829468B" w14:textId="2F3CD26F" w:rsidR="00E61631" w:rsidRPr="009155FD" w:rsidRDefault="006E2E99" w:rsidP="00F8005C">
      <w:pPr>
        <w:pStyle w:val="Heading2"/>
        <w:spacing w:before="0" w:after="0" w:line="276" w:lineRule="auto"/>
        <w:jc w:val="both"/>
        <w:rPr>
          <w:rFonts w:ascii="Times New Roman" w:hAnsi="Times New Roman"/>
          <w:sz w:val="24"/>
          <w:szCs w:val="24"/>
        </w:rPr>
      </w:pPr>
      <w:bookmarkStart w:id="276" w:name="_Toc480255375"/>
      <w:bookmarkStart w:id="277" w:name="_Toc480348016"/>
      <w:bookmarkStart w:id="278" w:name="_Toc275378684"/>
      <w:r w:rsidRPr="0027689A">
        <w:rPr>
          <w:rFonts w:ascii="Times New Roman" w:hAnsi="Times New Roman"/>
          <w:sz w:val="24"/>
          <w:szCs w:val="24"/>
        </w:rPr>
        <w:lastRenderedPageBreak/>
        <w:t>4.1</w:t>
      </w:r>
      <w:r w:rsidR="0060312B" w:rsidRPr="0027689A">
        <w:rPr>
          <w:rFonts w:ascii="Times New Roman" w:hAnsi="Times New Roman"/>
          <w:sz w:val="24"/>
          <w:szCs w:val="24"/>
        </w:rPr>
        <w:tab/>
        <w:t>Start</w:t>
      </w:r>
      <w:r w:rsidR="00F45B11" w:rsidRPr="0027689A">
        <w:rPr>
          <w:rFonts w:ascii="Times New Roman" w:hAnsi="Times New Roman"/>
          <w:sz w:val="24"/>
          <w:szCs w:val="24"/>
        </w:rPr>
        <w:t xml:space="preserve"> Menu</w:t>
      </w:r>
      <w:bookmarkEnd w:id="276"/>
      <w:bookmarkEnd w:id="277"/>
      <w:bookmarkEnd w:id="278"/>
    </w:p>
    <w:p w14:paraId="748DD6C0" w14:textId="6A9EEA4C" w:rsidR="007C5634" w:rsidRDefault="007C5634" w:rsidP="007C5634">
      <w:pPr>
        <w:spacing w:line="276" w:lineRule="auto"/>
        <w:jc w:val="both"/>
        <w:rPr>
          <w:sz w:val="24"/>
          <w:szCs w:val="24"/>
        </w:rPr>
      </w:pPr>
      <w:r>
        <w:rPr>
          <w:sz w:val="24"/>
          <w:szCs w:val="24"/>
        </w:rPr>
        <w:t>Below are the steps to be followed by the user.</w:t>
      </w:r>
    </w:p>
    <w:p w14:paraId="7BA655B8" w14:textId="5DB42CB4" w:rsidR="004574B6" w:rsidRPr="007C5634" w:rsidRDefault="007C5634" w:rsidP="007C5634">
      <w:pPr>
        <w:spacing w:line="276" w:lineRule="auto"/>
        <w:jc w:val="both"/>
        <w:rPr>
          <w:sz w:val="24"/>
          <w:szCs w:val="24"/>
        </w:rPr>
      </w:pPr>
      <w:r w:rsidRPr="00505CA1">
        <w:rPr>
          <w:b/>
          <w:sz w:val="24"/>
          <w:szCs w:val="24"/>
        </w:rPr>
        <w:t>Step 1:</w:t>
      </w:r>
      <w:r>
        <w:rPr>
          <w:sz w:val="24"/>
          <w:szCs w:val="24"/>
        </w:rPr>
        <w:t xml:space="preserve"> </w:t>
      </w:r>
      <w:r w:rsidR="004574B6" w:rsidRPr="007C5634">
        <w:rPr>
          <w:sz w:val="24"/>
          <w:szCs w:val="24"/>
        </w:rPr>
        <w:t>O</w:t>
      </w:r>
      <w:r w:rsidR="000019CD" w:rsidRPr="007C5634">
        <w:rPr>
          <w:sz w:val="24"/>
          <w:szCs w:val="24"/>
        </w:rPr>
        <w:t>pen the software</w:t>
      </w:r>
      <w:r w:rsidR="00BB315E" w:rsidRPr="007C5634">
        <w:rPr>
          <w:sz w:val="24"/>
          <w:szCs w:val="24"/>
        </w:rPr>
        <w:t xml:space="preserve"> using “AADT.exe”</w:t>
      </w:r>
      <w:r w:rsidR="000019CD" w:rsidRPr="007C5634">
        <w:rPr>
          <w:sz w:val="24"/>
          <w:szCs w:val="24"/>
        </w:rPr>
        <w:t xml:space="preserve"> </w:t>
      </w:r>
      <w:r w:rsidR="004574B6" w:rsidRPr="007C5634">
        <w:rPr>
          <w:sz w:val="24"/>
          <w:szCs w:val="24"/>
        </w:rPr>
        <w:t>and make sure the</w:t>
      </w:r>
      <w:r w:rsidR="000019CD" w:rsidRPr="007C5634">
        <w:rPr>
          <w:sz w:val="24"/>
          <w:szCs w:val="24"/>
        </w:rPr>
        <w:t xml:space="preserve"> “AADT Estimation” tab</w:t>
      </w:r>
      <w:r w:rsidR="004574B6" w:rsidRPr="007C5634">
        <w:rPr>
          <w:sz w:val="24"/>
          <w:szCs w:val="24"/>
        </w:rPr>
        <w:t xml:space="preserve"> is selected</w:t>
      </w:r>
      <w:r w:rsidR="000019CD" w:rsidRPr="007C5634">
        <w:rPr>
          <w:sz w:val="24"/>
          <w:szCs w:val="24"/>
        </w:rPr>
        <w:t xml:space="preserve">. </w:t>
      </w:r>
    </w:p>
    <w:p w14:paraId="44C849BF" w14:textId="02A9D434" w:rsidR="004574B6" w:rsidRPr="007C5634" w:rsidRDefault="007C5634" w:rsidP="007C5634">
      <w:pPr>
        <w:spacing w:line="276" w:lineRule="auto"/>
        <w:jc w:val="both"/>
        <w:rPr>
          <w:sz w:val="24"/>
          <w:szCs w:val="24"/>
        </w:rPr>
      </w:pPr>
      <w:r w:rsidRPr="00505CA1">
        <w:rPr>
          <w:b/>
          <w:sz w:val="24"/>
          <w:szCs w:val="24"/>
        </w:rPr>
        <w:t>Step 2:</w:t>
      </w:r>
      <w:r>
        <w:rPr>
          <w:sz w:val="24"/>
          <w:szCs w:val="24"/>
        </w:rPr>
        <w:t xml:space="preserve"> </w:t>
      </w:r>
      <w:r w:rsidR="004574B6" w:rsidRPr="007C5634">
        <w:rPr>
          <w:sz w:val="24"/>
          <w:szCs w:val="24"/>
        </w:rPr>
        <w:t>C</w:t>
      </w:r>
      <w:r w:rsidR="000019CD" w:rsidRPr="007C5634">
        <w:rPr>
          <w:sz w:val="24"/>
          <w:szCs w:val="24"/>
        </w:rPr>
        <w:t xml:space="preserve">lick the “browse” button </w:t>
      </w:r>
      <w:r w:rsidR="001E7616" w:rsidRPr="007C5634">
        <w:rPr>
          <w:sz w:val="24"/>
          <w:szCs w:val="24"/>
        </w:rPr>
        <w:t xml:space="preserve">beside the “Short-term Count File” box </w:t>
      </w:r>
      <w:r w:rsidR="000019CD" w:rsidRPr="007C5634">
        <w:rPr>
          <w:sz w:val="24"/>
          <w:szCs w:val="24"/>
        </w:rPr>
        <w:t xml:space="preserve">and another window </w:t>
      </w:r>
      <w:r w:rsidR="004574B6" w:rsidRPr="007C5634">
        <w:rPr>
          <w:sz w:val="24"/>
          <w:szCs w:val="24"/>
        </w:rPr>
        <w:t xml:space="preserve">will </w:t>
      </w:r>
      <w:r w:rsidR="000019CD" w:rsidRPr="007C5634">
        <w:rPr>
          <w:sz w:val="24"/>
          <w:szCs w:val="24"/>
        </w:rPr>
        <w:t>open</w:t>
      </w:r>
      <w:r w:rsidR="004574B6" w:rsidRPr="007C5634">
        <w:rPr>
          <w:sz w:val="24"/>
          <w:szCs w:val="24"/>
        </w:rPr>
        <w:t>,</w:t>
      </w:r>
      <w:r w:rsidR="000019CD" w:rsidRPr="007C5634">
        <w:rPr>
          <w:sz w:val="24"/>
          <w:szCs w:val="24"/>
        </w:rPr>
        <w:t xml:space="preserve"> as shown in the screenshot below. </w:t>
      </w:r>
    </w:p>
    <w:p w14:paraId="04B53929" w14:textId="294FE2D5" w:rsidR="000019CD" w:rsidRPr="0027689A" w:rsidRDefault="007C5634" w:rsidP="00F8005C">
      <w:pPr>
        <w:spacing w:line="276" w:lineRule="auto"/>
        <w:jc w:val="both"/>
        <w:rPr>
          <w:sz w:val="24"/>
          <w:szCs w:val="24"/>
        </w:rPr>
      </w:pPr>
      <w:r w:rsidRPr="00505CA1">
        <w:rPr>
          <w:b/>
          <w:sz w:val="24"/>
          <w:szCs w:val="24"/>
        </w:rPr>
        <w:t>Step 3:</w:t>
      </w:r>
      <w:r>
        <w:rPr>
          <w:sz w:val="24"/>
          <w:szCs w:val="24"/>
        </w:rPr>
        <w:t xml:space="preserve"> </w:t>
      </w:r>
      <w:r w:rsidR="004574B6" w:rsidRPr="007C5634">
        <w:rPr>
          <w:sz w:val="24"/>
          <w:szCs w:val="24"/>
        </w:rPr>
        <w:t>S</w:t>
      </w:r>
      <w:r w:rsidR="000019CD" w:rsidRPr="007C5634">
        <w:rPr>
          <w:sz w:val="24"/>
          <w:szCs w:val="24"/>
        </w:rPr>
        <w:t xml:space="preserve">elect the </w:t>
      </w:r>
      <w:r w:rsidR="002E63C7" w:rsidRPr="007C5634">
        <w:rPr>
          <w:sz w:val="24"/>
          <w:szCs w:val="24"/>
        </w:rPr>
        <w:t>appropriate csv file which you have create</w:t>
      </w:r>
      <w:r w:rsidR="007E06E7" w:rsidRPr="007C5634">
        <w:rPr>
          <w:sz w:val="24"/>
          <w:szCs w:val="24"/>
        </w:rPr>
        <w:t>d based on the instructions in S</w:t>
      </w:r>
      <w:r w:rsidR="002E63C7" w:rsidRPr="007C5634">
        <w:rPr>
          <w:sz w:val="24"/>
          <w:szCs w:val="24"/>
        </w:rPr>
        <w:t xml:space="preserve">ection 3 of this manual. In this example demonstration, it is </w:t>
      </w:r>
      <w:r w:rsidR="000019CD" w:rsidRPr="007C5634">
        <w:rPr>
          <w:sz w:val="24"/>
          <w:szCs w:val="24"/>
        </w:rPr>
        <w:t>“Input.csv”</w:t>
      </w:r>
      <w:r w:rsidR="002E63C7" w:rsidRPr="007C5634">
        <w:rPr>
          <w:sz w:val="24"/>
          <w:szCs w:val="24"/>
        </w:rPr>
        <w:t>, which</w:t>
      </w:r>
      <w:r w:rsidR="000019CD" w:rsidRPr="007C5634">
        <w:rPr>
          <w:sz w:val="24"/>
          <w:szCs w:val="24"/>
        </w:rPr>
        <w:t xml:space="preserve"> has </w:t>
      </w:r>
      <w:r w:rsidR="007502FD" w:rsidRPr="007C5634">
        <w:rPr>
          <w:sz w:val="24"/>
          <w:szCs w:val="24"/>
        </w:rPr>
        <w:t xml:space="preserve">already been populated with </w:t>
      </w:r>
      <w:r w:rsidR="000019CD" w:rsidRPr="007C5634">
        <w:rPr>
          <w:sz w:val="24"/>
          <w:szCs w:val="24"/>
        </w:rPr>
        <w:t xml:space="preserve">the </w:t>
      </w:r>
      <w:r w:rsidR="007502FD" w:rsidRPr="007C5634">
        <w:rPr>
          <w:sz w:val="24"/>
          <w:szCs w:val="24"/>
        </w:rPr>
        <w:t xml:space="preserve">corresponding </w:t>
      </w:r>
      <w:r w:rsidR="000019CD" w:rsidRPr="007C5634">
        <w:rPr>
          <w:sz w:val="24"/>
          <w:szCs w:val="24"/>
        </w:rPr>
        <w:t xml:space="preserve">data. </w:t>
      </w:r>
    </w:p>
    <w:p w14:paraId="2904F5B7" w14:textId="652E9EA2" w:rsidR="002E63C7" w:rsidRPr="0027689A" w:rsidRDefault="002E63C7" w:rsidP="00F8005C">
      <w:pPr>
        <w:spacing w:line="276" w:lineRule="auto"/>
        <w:jc w:val="both"/>
        <w:rPr>
          <w:sz w:val="24"/>
          <w:szCs w:val="24"/>
        </w:rPr>
      </w:pPr>
    </w:p>
    <w:p w14:paraId="4888A171" w14:textId="57F09208" w:rsidR="002E63C7" w:rsidRPr="0027689A" w:rsidRDefault="002E63C7"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80768" behindDoc="0" locked="0" layoutInCell="1" allowOverlap="1" wp14:anchorId="431F18C5" wp14:editId="27B4C456">
                <wp:simplePos x="0" y="0"/>
                <wp:positionH relativeFrom="column">
                  <wp:posOffset>2381250</wp:posOffset>
                </wp:positionH>
                <wp:positionV relativeFrom="paragraph">
                  <wp:posOffset>546735</wp:posOffset>
                </wp:positionV>
                <wp:extent cx="1866900" cy="2333625"/>
                <wp:effectExtent l="0" t="0" r="76200" b="47625"/>
                <wp:wrapNone/>
                <wp:docPr id="196" name="Elbow Connector 196"/>
                <wp:cNvGraphicFramePr/>
                <a:graphic xmlns:a="http://schemas.openxmlformats.org/drawingml/2006/main">
                  <a:graphicData uri="http://schemas.microsoft.com/office/word/2010/wordprocessingShape">
                    <wps:wsp>
                      <wps:cNvCnPr/>
                      <wps:spPr>
                        <a:xfrm>
                          <a:off x="0" y="0"/>
                          <a:ext cx="1866900" cy="2333625"/>
                        </a:xfrm>
                        <a:prstGeom prst="bentConnector3">
                          <a:avLst>
                            <a:gd name="adj1" fmla="val 9966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834FB8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6" o:spid="_x0000_s1026" type="#_x0000_t34" style="position:absolute;margin-left:187.5pt;margin-top:43.05pt;width:147pt;height:18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" adj="21527" strokecolor="black [3213]" strokeweight="1.5pt">
                <v:stroke endarrow="block"/>
              </v:shape>
            </w:pict>
          </mc:Fallback>
        </mc:AlternateContent>
      </w:r>
      <w:r w:rsidRPr="0027689A">
        <w:rPr>
          <w:noProof/>
          <w:sz w:val="24"/>
          <w:szCs w:val="24"/>
        </w:rPr>
        <w:drawing>
          <wp:inline distT="0" distB="0" distL="0" distR="0" wp14:anchorId="291C14C7" wp14:editId="6AF3F16C">
            <wp:extent cx="2759199" cy="2619375"/>
            <wp:effectExtent l="0" t="0" r="317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1597" cy="2650132"/>
                    </a:xfrm>
                    <a:prstGeom prst="rect">
                      <a:avLst/>
                    </a:prstGeom>
                  </pic:spPr>
                </pic:pic>
              </a:graphicData>
            </a:graphic>
          </wp:inline>
        </w:drawing>
      </w:r>
    </w:p>
    <w:p w14:paraId="1C316E72" w14:textId="77777777" w:rsidR="002E63C7" w:rsidRPr="0027689A" w:rsidRDefault="002E63C7" w:rsidP="00F8005C">
      <w:pPr>
        <w:spacing w:line="276" w:lineRule="auto"/>
        <w:jc w:val="both"/>
        <w:rPr>
          <w:sz w:val="24"/>
          <w:szCs w:val="24"/>
        </w:rPr>
      </w:pPr>
    </w:p>
    <w:p w14:paraId="375E9098" w14:textId="5F36E32F" w:rsidR="000019CD" w:rsidRPr="0027689A" w:rsidRDefault="002E63C7" w:rsidP="00F8005C">
      <w:pPr>
        <w:spacing w:line="276" w:lineRule="auto"/>
        <w:jc w:val="both"/>
        <w:rPr>
          <w:sz w:val="24"/>
          <w:szCs w:val="24"/>
        </w:rPr>
      </w:pPr>
      <w:r w:rsidRPr="0027689A">
        <w:rPr>
          <w:noProof/>
          <w:sz w:val="24"/>
          <w:szCs w:val="24"/>
        </w:rPr>
        <w:drawing>
          <wp:inline distT="0" distB="0" distL="0" distR="0" wp14:anchorId="0C07DD35" wp14:editId="3542B7C8">
            <wp:extent cx="5238173" cy="3324225"/>
            <wp:effectExtent l="0" t="0" r="63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1811" cy="3332880"/>
                    </a:xfrm>
                    <a:prstGeom prst="rect">
                      <a:avLst/>
                    </a:prstGeom>
                  </pic:spPr>
                </pic:pic>
              </a:graphicData>
            </a:graphic>
          </wp:inline>
        </w:drawing>
      </w:r>
    </w:p>
    <w:p w14:paraId="41DDE19F" w14:textId="77777777" w:rsidR="000019CD" w:rsidRPr="0027689A" w:rsidRDefault="000019CD" w:rsidP="00F8005C">
      <w:pPr>
        <w:spacing w:line="276" w:lineRule="auto"/>
        <w:jc w:val="both"/>
        <w:rPr>
          <w:sz w:val="24"/>
          <w:szCs w:val="24"/>
        </w:rPr>
      </w:pPr>
    </w:p>
    <w:p w14:paraId="782578C2" w14:textId="72AA868B" w:rsidR="000019CD" w:rsidRPr="00CA1A02" w:rsidRDefault="00B540D8" w:rsidP="00CA1A02">
      <w:pPr>
        <w:spacing w:line="276" w:lineRule="auto"/>
        <w:jc w:val="both"/>
        <w:rPr>
          <w:sz w:val="24"/>
          <w:szCs w:val="24"/>
        </w:rPr>
      </w:pPr>
      <w:r w:rsidRPr="00505CA1">
        <w:rPr>
          <w:b/>
          <w:sz w:val="24"/>
          <w:szCs w:val="24"/>
        </w:rPr>
        <w:t>Step 4</w:t>
      </w:r>
      <w:r w:rsidR="00CA1A02" w:rsidRPr="00505CA1">
        <w:rPr>
          <w:b/>
          <w:sz w:val="24"/>
          <w:szCs w:val="24"/>
        </w:rPr>
        <w:t>:</w:t>
      </w:r>
      <w:r w:rsidR="00CA1A02">
        <w:rPr>
          <w:sz w:val="24"/>
          <w:szCs w:val="24"/>
        </w:rPr>
        <w:t xml:space="preserve"> </w:t>
      </w:r>
      <w:r w:rsidR="004574B6" w:rsidRPr="00CA1A02">
        <w:rPr>
          <w:sz w:val="24"/>
          <w:szCs w:val="24"/>
        </w:rPr>
        <w:t>Select</w:t>
      </w:r>
      <w:r w:rsidR="004E1887" w:rsidRPr="00CA1A02">
        <w:rPr>
          <w:sz w:val="24"/>
          <w:szCs w:val="24"/>
        </w:rPr>
        <w:t xml:space="preserve"> the file and the click open. This will populate the box with the path to the input file. Below is a screenshot of the softw</w:t>
      </w:r>
      <w:r w:rsidR="005947C1" w:rsidRPr="00CA1A02">
        <w:rPr>
          <w:sz w:val="24"/>
          <w:szCs w:val="24"/>
        </w:rPr>
        <w:t>are start menu that appears after the action</w:t>
      </w:r>
      <w:r w:rsidR="004E1887" w:rsidRPr="00CA1A02">
        <w:rPr>
          <w:sz w:val="24"/>
          <w:szCs w:val="24"/>
        </w:rPr>
        <w:t>.</w:t>
      </w:r>
    </w:p>
    <w:p w14:paraId="5096AF2D" w14:textId="77777777" w:rsidR="006F3D0D" w:rsidRPr="0027689A" w:rsidRDefault="006F3D0D" w:rsidP="00F8005C">
      <w:pPr>
        <w:spacing w:line="276" w:lineRule="auto"/>
        <w:jc w:val="both"/>
        <w:rPr>
          <w:sz w:val="24"/>
          <w:szCs w:val="24"/>
        </w:rPr>
      </w:pPr>
    </w:p>
    <w:p w14:paraId="3FCB1F33" w14:textId="77777777" w:rsidR="006F3D0D" w:rsidRPr="0027689A" w:rsidRDefault="00B002DB" w:rsidP="00F8005C">
      <w:pPr>
        <w:spacing w:line="276" w:lineRule="auto"/>
        <w:jc w:val="both"/>
        <w:rPr>
          <w:sz w:val="24"/>
          <w:szCs w:val="24"/>
        </w:rPr>
      </w:pPr>
      <w:r w:rsidRPr="0027689A">
        <w:rPr>
          <w:noProof/>
          <w:sz w:val="24"/>
          <w:szCs w:val="24"/>
        </w:rPr>
        <w:drawing>
          <wp:inline distT="0" distB="0" distL="0" distR="0" wp14:anchorId="5CE9AAE6" wp14:editId="0B4E1FAF">
            <wp:extent cx="3427012" cy="32530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5713" cy="3261311"/>
                    </a:xfrm>
                    <a:prstGeom prst="rect">
                      <a:avLst/>
                    </a:prstGeom>
                  </pic:spPr>
                </pic:pic>
              </a:graphicData>
            </a:graphic>
          </wp:inline>
        </w:drawing>
      </w:r>
    </w:p>
    <w:p w14:paraId="6E78B6CD" w14:textId="77777777" w:rsidR="00B002DB" w:rsidRPr="0027689A" w:rsidRDefault="00B002DB" w:rsidP="00F8005C">
      <w:pPr>
        <w:spacing w:line="276" w:lineRule="auto"/>
        <w:jc w:val="both"/>
        <w:rPr>
          <w:sz w:val="24"/>
          <w:szCs w:val="24"/>
        </w:rPr>
      </w:pPr>
    </w:p>
    <w:p w14:paraId="2A059B00" w14:textId="1EE8E655" w:rsidR="004574B6" w:rsidRPr="00CA1A02" w:rsidRDefault="00B540D8" w:rsidP="00CA1A02">
      <w:pPr>
        <w:spacing w:line="276" w:lineRule="auto"/>
        <w:jc w:val="both"/>
        <w:rPr>
          <w:sz w:val="24"/>
          <w:szCs w:val="24"/>
        </w:rPr>
      </w:pPr>
      <w:r w:rsidRPr="00505CA1">
        <w:rPr>
          <w:b/>
          <w:sz w:val="24"/>
          <w:szCs w:val="24"/>
        </w:rPr>
        <w:t>Step 5</w:t>
      </w:r>
      <w:r w:rsidR="00CA1A02" w:rsidRPr="00505CA1">
        <w:rPr>
          <w:b/>
          <w:sz w:val="24"/>
          <w:szCs w:val="24"/>
        </w:rPr>
        <w:t>:</w:t>
      </w:r>
      <w:r w:rsidR="00CA1A02">
        <w:rPr>
          <w:sz w:val="24"/>
          <w:szCs w:val="24"/>
        </w:rPr>
        <w:t xml:space="preserve"> </w:t>
      </w:r>
      <w:r w:rsidR="004574B6" w:rsidRPr="00CA1A02">
        <w:rPr>
          <w:sz w:val="24"/>
          <w:szCs w:val="24"/>
        </w:rPr>
        <w:t>C</w:t>
      </w:r>
      <w:r w:rsidR="00B002DB" w:rsidRPr="00CA1A02">
        <w:rPr>
          <w:sz w:val="24"/>
          <w:szCs w:val="24"/>
        </w:rPr>
        <w:t xml:space="preserve">lick </w:t>
      </w:r>
      <w:r w:rsidR="00915053" w:rsidRPr="00CA1A02">
        <w:rPr>
          <w:sz w:val="24"/>
          <w:szCs w:val="24"/>
        </w:rPr>
        <w:t xml:space="preserve">the </w:t>
      </w:r>
      <w:r w:rsidR="00B002DB" w:rsidRPr="00CA1A02">
        <w:rPr>
          <w:sz w:val="24"/>
          <w:szCs w:val="24"/>
        </w:rPr>
        <w:t xml:space="preserve">browse button beside the ATR Data Folder box and </w:t>
      </w:r>
      <w:r w:rsidR="004574B6" w:rsidRPr="00CA1A02">
        <w:rPr>
          <w:sz w:val="24"/>
          <w:szCs w:val="24"/>
        </w:rPr>
        <w:t xml:space="preserve">a new </w:t>
      </w:r>
      <w:r w:rsidR="00636C7B" w:rsidRPr="00CA1A02">
        <w:rPr>
          <w:sz w:val="24"/>
          <w:szCs w:val="24"/>
        </w:rPr>
        <w:t xml:space="preserve">window </w:t>
      </w:r>
      <w:r w:rsidR="004574B6" w:rsidRPr="00CA1A02">
        <w:rPr>
          <w:sz w:val="24"/>
          <w:szCs w:val="24"/>
        </w:rPr>
        <w:t>will open</w:t>
      </w:r>
      <w:r w:rsidR="00B002DB" w:rsidRPr="00CA1A02">
        <w:rPr>
          <w:sz w:val="24"/>
          <w:szCs w:val="24"/>
        </w:rPr>
        <w:t>.</w:t>
      </w:r>
      <w:r w:rsidR="00636C7B" w:rsidRPr="00CA1A02">
        <w:rPr>
          <w:sz w:val="24"/>
          <w:szCs w:val="24"/>
        </w:rPr>
        <w:t xml:space="preserve"> </w:t>
      </w:r>
    </w:p>
    <w:p w14:paraId="2809B70F" w14:textId="24107FE9" w:rsidR="00B002DB" w:rsidRPr="00CA1A02" w:rsidRDefault="00B540D8" w:rsidP="00CA1A02">
      <w:pPr>
        <w:spacing w:line="276" w:lineRule="auto"/>
        <w:jc w:val="both"/>
        <w:rPr>
          <w:sz w:val="24"/>
          <w:szCs w:val="24"/>
        </w:rPr>
      </w:pPr>
      <w:r w:rsidRPr="00505CA1">
        <w:rPr>
          <w:b/>
          <w:sz w:val="24"/>
          <w:szCs w:val="24"/>
        </w:rPr>
        <w:t>Step 6</w:t>
      </w:r>
      <w:r w:rsidR="00CA1A02" w:rsidRPr="00505CA1">
        <w:rPr>
          <w:b/>
          <w:sz w:val="24"/>
          <w:szCs w:val="24"/>
        </w:rPr>
        <w:t>:</w:t>
      </w:r>
      <w:r w:rsidR="00CA1A02">
        <w:rPr>
          <w:sz w:val="24"/>
          <w:szCs w:val="24"/>
        </w:rPr>
        <w:t xml:space="preserve"> </w:t>
      </w:r>
      <w:r w:rsidR="004574B6" w:rsidRPr="00CA1A02">
        <w:rPr>
          <w:sz w:val="24"/>
          <w:szCs w:val="24"/>
        </w:rPr>
        <w:t>B</w:t>
      </w:r>
      <w:r w:rsidR="00636C7B" w:rsidRPr="00CA1A02">
        <w:rPr>
          <w:sz w:val="24"/>
          <w:szCs w:val="24"/>
        </w:rPr>
        <w:t>rowse to the folder where all the ATR data is located, select the folder and click ok.</w:t>
      </w:r>
      <w:r w:rsidR="00B002DB" w:rsidRPr="00CA1A02">
        <w:rPr>
          <w:sz w:val="24"/>
          <w:szCs w:val="24"/>
        </w:rPr>
        <w:t xml:space="preserve"> </w:t>
      </w:r>
      <w:r>
        <w:rPr>
          <w:sz w:val="24"/>
          <w:szCs w:val="24"/>
        </w:rPr>
        <w:t xml:space="preserve">The </w:t>
      </w:r>
      <w:r w:rsidR="00D938DE" w:rsidRPr="00CA1A02">
        <w:rPr>
          <w:sz w:val="24"/>
          <w:szCs w:val="24"/>
        </w:rPr>
        <w:t>empty box is</w:t>
      </w:r>
      <w:r w:rsidR="00636C7B" w:rsidRPr="00CA1A02">
        <w:rPr>
          <w:sz w:val="24"/>
          <w:szCs w:val="24"/>
        </w:rPr>
        <w:t xml:space="preserve"> populated with the path to the folder</w:t>
      </w:r>
      <w:r w:rsidR="00002BA3" w:rsidRPr="00CA1A02">
        <w:rPr>
          <w:sz w:val="24"/>
          <w:szCs w:val="24"/>
        </w:rPr>
        <w:t>, as shown in the following screenshot</w:t>
      </w:r>
      <w:r w:rsidR="004574B6" w:rsidRPr="00CA1A02">
        <w:rPr>
          <w:sz w:val="24"/>
          <w:szCs w:val="24"/>
        </w:rPr>
        <w:t>.</w:t>
      </w:r>
    </w:p>
    <w:p w14:paraId="17C0732C" w14:textId="77777777" w:rsidR="00B002DB" w:rsidRPr="0027689A" w:rsidRDefault="00B002DB" w:rsidP="00F8005C">
      <w:pPr>
        <w:spacing w:line="276" w:lineRule="auto"/>
        <w:jc w:val="both"/>
        <w:rPr>
          <w:sz w:val="24"/>
          <w:szCs w:val="24"/>
        </w:rPr>
      </w:pPr>
    </w:p>
    <w:p w14:paraId="4D0F25B7" w14:textId="677B98A7" w:rsidR="00636C7B" w:rsidRPr="0027689A" w:rsidRDefault="00D635E5"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81792" behindDoc="0" locked="0" layoutInCell="1" allowOverlap="1" wp14:anchorId="6E383FFC" wp14:editId="19BBBDD0">
                <wp:simplePos x="0" y="0"/>
                <wp:positionH relativeFrom="column">
                  <wp:posOffset>2600077</wp:posOffset>
                </wp:positionH>
                <wp:positionV relativeFrom="paragraph">
                  <wp:posOffset>942312</wp:posOffset>
                </wp:positionV>
                <wp:extent cx="707666" cy="0"/>
                <wp:effectExtent l="0" t="76200" r="16510" b="95250"/>
                <wp:wrapNone/>
                <wp:docPr id="199" name="Straight Arrow Connector 199"/>
                <wp:cNvGraphicFramePr/>
                <a:graphic xmlns:a="http://schemas.openxmlformats.org/drawingml/2006/main">
                  <a:graphicData uri="http://schemas.microsoft.com/office/word/2010/wordprocessingShape">
                    <wps:wsp>
                      <wps:cNvCnPr/>
                      <wps:spPr>
                        <a:xfrm>
                          <a:off x="0" y="0"/>
                          <a:ext cx="707666"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28F3EE3" id="_x0000_t32" coordsize="21600,21600" o:spt="32" o:oned="t" path="m,l21600,21600e" filled="f">
                <v:path arrowok="t" fillok="f" o:connecttype="none"/>
                <o:lock v:ext="edit" shapetype="t"/>
              </v:shapetype>
              <v:shape id="Straight Arrow Connector 199" o:spid="_x0000_s1026" type="#_x0000_t32" style="position:absolute;margin-left:204.75pt;margin-top:74.2pt;width:55.7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" strokecolor="black [3213]" strokeweight="1.5pt">
                <v:stroke endarrow="block"/>
              </v:shape>
            </w:pict>
          </mc:Fallback>
        </mc:AlternateContent>
      </w:r>
      <w:r w:rsidRPr="0027689A">
        <w:rPr>
          <w:noProof/>
          <w:sz w:val="24"/>
          <w:szCs w:val="24"/>
        </w:rPr>
        <w:drawing>
          <wp:inline distT="0" distB="0" distL="0" distR="0" wp14:anchorId="46E071CD" wp14:editId="7E2B8ED2">
            <wp:extent cx="3015543" cy="286247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5037" cy="2909452"/>
                    </a:xfrm>
                    <a:prstGeom prst="rect">
                      <a:avLst/>
                    </a:prstGeom>
                  </pic:spPr>
                </pic:pic>
              </a:graphicData>
            </a:graphic>
          </wp:inline>
        </w:drawing>
      </w:r>
      <w:r w:rsidRPr="0027689A">
        <w:rPr>
          <w:noProof/>
          <w:sz w:val="24"/>
          <w:szCs w:val="24"/>
        </w:rPr>
        <w:t xml:space="preserve">       </w:t>
      </w:r>
      <w:r w:rsidRPr="0027689A">
        <w:rPr>
          <w:noProof/>
          <w:sz w:val="24"/>
          <w:szCs w:val="24"/>
        </w:rPr>
        <w:drawing>
          <wp:inline distT="0" distB="0" distL="0" distR="0" wp14:anchorId="6FF40DFF" wp14:editId="6C19CEF0">
            <wp:extent cx="2408154" cy="283861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4134" cy="2857452"/>
                    </a:xfrm>
                    <a:prstGeom prst="rect">
                      <a:avLst/>
                    </a:prstGeom>
                  </pic:spPr>
                </pic:pic>
              </a:graphicData>
            </a:graphic>
          </wp:inline>
        </w:drawing>
      </w:r>
    </w:p>
    <w:p w14:paraId="5926C94D" w14:textId="77777777" w:rsidR="00636C7B" w:rsidRPr="0027689A" w:rsidRDefault="00636C7B" w:rsidP="00F8005C">
      <w:pPr>
        <w:spacing w:line="276" w:lineRule="auto"/>
        <w:jc w:val="both"/>
        <w:rPr>
          <w:sz w:val="24"/>
          <w:szCs w:val="24"/>
        </w:rPr>
      </w:pPr>
    </w:p>
    <w:p w14:paraId="4005776C" w14:textId="77777777" w:rsidR="00636C7B" w:rsidRPr="0027689A" w:rsidRDefault="00636C7B" w:rsidP="00F8005C">
      <w:pPr>
        <w:spacing w:line="276" w:lineRule="auto"/>
        <w:jc w:val="both"/>
        <w:rPr>
          <w:sz w:val="24"/>
          <w:szCs w:val="24"/>
        </w:rPr>
      </w:pPr>
      <w:r w:rsidRPr="0027689A">
        <w:rPr>
          <w:noProof/>
          <w:sz w:val="24"/>
          <w:szCs w:val="24"/>
        </w:rPr>
        <w:lastRenderedPageBreak/>
        <w:drawing>
          <wp:inline distT="0" distB="0" distL="0" distR="0" wp14:anchorId="62FCE5D3" wp14:editId="1B09BFAC">
            <wp:extent cx="3347499" cy="3178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6624" cy="3196877"/>
                    </a:xfrm>
                    <a:prstGeom prst="rect">
                      <a:avLst/>
                    </a:prstGeom>
                  </pic:spPr>
                </pic:pic>
              </a:graphicData>
            </a:graphic>
          </wp:inline>
        </w:drawing>
      </w:r>
    </w:p>
    <w:p w14:paraId="2CC34C04" w14:textId="77777777" w:rsidR="00636C7B" w:rsidRPr="0027689A" w:rsidRDefault="00636C7B" w:rsidP="00F8005C">
      <w:pPr>
        <w:spacing w:line="276" w:lineRule="auto"/>
        <w:jc w:val="both"/>
        <w:rPr>
          <w:sz w:val="24"/>
          <w:szCs w:val="24"/>
        </w:rPr>
      </w:pPr>
    </w:p>
    <w:p w14:paraId="5B4810DD" w14:textId="2867E359" w:rsidR="00636C7B" w:rsidRPr="00CA1A02" w:rsidRDefault="00B540D8" w:rsidP="00CA1A02">
      <w:pPr>
        <w:spacing w:line="276" w:lineRule="auto"/>
        <w:jc w:val="both"/>
        <w:rPr>
          <w:sz w:val="24"/>
          <w:szCs w:val="24"/>
        </w:rPr>
      </w:pPr>
      <w:r w:rsidRPr="00505CA1">
        <w:rPr>
          <w:b/>
          <w:sz w:val="24"/>
          <w:szCs w:val="24"/>
        </w:rPr>
        <w:t>Step 7</w:t>
      </w:r>
      <w:r w:rsidR="00CA1A02" w:rsidRPr="00505CA1">
        <w:rPr>
          <w:b/>
          <w:sz w:val="24"/>
          <w:szCs w:val="24"/>
        </w:rPr>
        <w:t>:</w:t>
      </w:r>
      <w:r w:rsidR="00CA1A02">
        <w:rPr>
          <w:sz w:val="24"/>
          <w:szCs w:val="24"/>
        </w:rPr>
        <w:t xml:space="preserve"> </w:t>
      </w:r>
      <w:r w:rsidR="00636C7B" w:rsidRPr="00CA1A02">
        <w:rPr>
          <w:sz w:val="24"/>
          <w:szCs w:val="24"/>
        </w:rPr>
        <w:t xml:space="preserve">The next two inputs are both </w:t>
      </w:r>
      <w:r w:rsidR="004574B6" w:rsidRPr="00CA1A02">
        <w:rPr>
          <w:sz w:val="24"/>
          <w:szCs w:val="24"/>
        </w:rPr>
        <w:t>.</w:t>
      </w:r>
      <w:r w:rsidR="00636C7B" w:rsidRPr="00CA1A02">
        <w:rPr>
          <w:sz w:val="24"/>
          <w:szCs w:val="24"/>
        </w:rPr>
        <w:t xml:space="preserve">csv files, so </w:t>
      </w:r>
      <w:r w:rsidR="00D635E5" w:rsidRPr="00CA1A02">
        <w:rPr>
          <w:sz w:val="24"/>
          <w:szCs w:val="24"/>
        </w:rPr>
        <w:t>repeat the steps 2-4 in this workflow</w:t>
      </w:r>
      <w:r w:rsidR="0081420A" w:rsidRPr="00CA1A02">
        <w:rPr>
          <w:sz w:val="24"/>
          <w:szCs w:val="24"/>
        </w:rPr>
        <w:t xml:space="preserve"> with</w:t>
      </w:r>
      <w:r w:rsidR="00AC10FA" w:rsidRPr="00CA1A02">
        <w:rPr>
          <w:sz w:val="24"/>
          <w:szCs w:val="24"/>
        </w:rPr>
        <w:t xml:space="preserve"> the appropriate csv file</w:t>
      </w:r>
      <w:r w:rsidR="00D635E5" w:rsidRPr="00CA1A02">
        <w:rPr>
          <w:sz w:val="24"/>
          <w:szCs w:val="24"/>
        </w:rPr>
        <w:t>.</w:t>
      </w:r>
      <w:r w:rsidR="00636C7B" w:rsidRPr="00CA1A02">
        <w:rPr>
          <w:sz w:val="24"/>
          <w:szCs w:val="24"/>
        </w:rPr>
        <w:t xml:space="preserve"> After selecting t</w:t>
      </w:r>
      <w:r w:rsidR="0081420A" w:rsidRPr="00CA1A02">
        <w:rPr>
          <w:sz w:val="24"/>
          <w:szCs w:val="24"/>
        </w:rPr>
        <w:t>he appropriate files, the following</w:t>
      </w:r>
      <w:r w:rsidR="00636C7B" w:rsidRPr="00CA1A02">
        <w:rPr>
          <w:sz w:val="24"/>
          <w:szCs w:val="24"/>
        </w:rPr>
        <w:t xml:space="preserve"> screenshot </w:t>
      </w:r>
      <w:r w:rsidR="0081420A" w:rsidRPr="00CA1A02">
        <w:rPr>
          <w:sz w:val="24"/>
          <w:szCs w:val="24"/>
        </w:rPr>
        <w:t>will appear from</w:t>
      </w:r>
      <w:r w:rsidR="00636C7B" w:rsidRPr="00CA1A02">
        <w:rPr>
          <w:sz w:val="24"/>
          <w:szCs w:val="24"/>
        </w:rPr>
        <w:t xml:space="preserve"> the</w:t>
      </w:r>
      <w:r w:rsidR="006D4635" w:rsidRPr="00CA1A02">
        <w:rPr>
          <w:sz w:val="24"/>
          <w:szCs w:val="24"/>
        </w:rPr>
        <w:t xml:space="preserve"> </w:t>
      </w:r>
      <w:r w:rsidR="00D4455C" w:rsidRPr="00CA1A02">
        <w:rPr>
          <w:sz w:val="24"/>
          <w:szCs w:val="24"/>
        </w:rPr>
        <w:t xml:space="preserve">software </w:t>
      </w:r>
      <w:r w:rsidR="006D4635" w:rsidRPr="00CA1A02">
        <w:rPr>
          <w:sz w:val="24"/>
          <w:szCs w:val="24"/>
        </w:rPr>
        <w:t>start menu</w:t>
      </w:r>
      <w:r w:rsidR="00636C7B" w:rsidRPr="00CA1A02">
        <w:rPr>
          <w:sz w:val="24"/>
          <w:szCs w:val="24"/>
        </w:rPr>
        <w:t>.</w:t>
      </w:r>
    </w:p>
    <w:p w14:paraId="76BBDF33" w14:textId="77777777" w:rsidR="00636C7B" w:rsidRPr="0027689A" w:rsidRDefault="00636C7B" w:rsidP="00F8005C">
      <w:pPr>
        <w:spacing w:line="276" w:lineRule="auto"/>
        <w:jc w:val="both"/>
        <w:rPr>
          <w:sz w:val="24"/>
          <w:szCs w:val="24"/>
        </w:rPr>
      </w:pPr>
    </w:p>
    <w:p w14:paraId="206E9D77" w14:textId="77777777" w:rsidR="00636C7B" w:rsidRPr="0027689A" w:rsidRDefault="00746374" w:rsidP="00F8005C">
      <w:pPr>
        <w:spacing w:line="276" w:lineRule="auto"/>
        <w:jc w:val="both"/>
        <w:rPr>
          <w:sz w:val="24"/>
          <w:szCs w:val="24"/>
        </w:rPr>
      </w:pPr>
      <w:r w:rsidRPr="0027689A">
        <w:rPr>
          <w:noProof/>
          <w:sz w:val="24"/>
          <w:szCs w:val="24"/>
        </w:rPr>
        <w:drawing>
          <wp:inline distT="0" distB="0" distL="0" distR="0" wp14:anchorId="600AF22A" wp14:editId="1EF91671">
            <wp:extent cx="3391380" cy="32361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987" cy="3245349"/>
                    </a:xfrm>
                    <a:prstGeom prst="rect">
                      <a:avLst/>
                    </a:prstGeom>
                  </pic:spPr>
                </pic:pic>
              </a:graphicData>
            </a:graphic>
          </wp:inline>
        </w:drawing>
      </w:r>
    </w:p>
    <w:p w14:paraId="4E9BB479" w14:textId="77777777" w:rsidR="00746374" w:rsidRPr="0027689A" w:rsidRDefault="00746374" w:rsidP="00F8005C">
      <w:pPr>
        <w:spacing w:line="276" w:lineRule="auto"/>
        <w:jc w:val="both"/>
        <w:rPr>
          <w:sz w:val="24"/>
          <w:szCs w:val="24"/>
        </w:rPr>
      </w:pPr>
    </w:p>
    <w:p w14:paraId="07378242" w14:textId="0BF9F4DB" w:rsidR="002D45A5" w:rsidRPr="00CA1A02" w:rsidRDefault="00B540D8" w:rsidP="00CA1A02">
      <w:pPr>
        <w:spacing w:line="276" w:lineRule="auto"/>
        <w:jc w:val="both"/>
        <w:rPr>
          <w:sz w:val="24"/>
          <w:szCs w:val="24"/>
        </w:rPr>
      </w:pPr>
      <w:r w:rsidRPr="00505CA1">
        <w:rPr>
          <w:b/>
          <w:sz w:val="24"/>
          <w:szCs w:val="24"/>
        </w:rPr>
        <w:t>Step 8</w:t>
      </w:r>
      <w:r w:rsidR="00CA1A02" w:rsidRPr="00505CA1">
        <w:rPr>
          <w:b/>
          <w:sz w:val="24"/>
          <w:szCs w:val="24"/>
        </w:rPr>
        <w:t>:</w:t>
      </w:r>
      <w:r w:rsidR="00CA1A02">
        <w:rPr>
          <w:sz w:val="24"/>
          <w:szCs w:val="24"/>
        </w:rPr>
        <w:t xml:space="preserve"> </w:t>
      </w:r>
      <w:r w:rsidR="00117A9B" w:rsidRPr="00CA1A02">
        <w:rPr>
          <w:sz w:val="24"/>
          <w:szCs w:val="24"/>
        </w:rPr>
        <w:t>There is a checkbox below the model parameter path, check it if</w:t>
      </w:r>
      <w:r w:rsidR="001F2870" w:rsidRPr="00CA1A02">
        <w:rPr>
          <w:sz w:val="24"/>
          <w:szCs w:val="24"/>
        </w:rPr>
        <w:t xml:space="preserve"> </w:t>
      </w:r>
      <w:r w:rsidR="004574B6" w:rsidRPr="00CA1A02">
        <w:rPr>
          <w:sz w:val="24"/>
          <w:szCs w:val="24"/>
        </w:rPr>
        <w:t xml:space="preserve">you </w:t>
      </w:r>
      <w:r w:rsidR="001F2870" w:rsidRPr="00CA1A02">
        <w:rPr>
          <w:sz w:val="24"/>
          <w:szCs w:val="24"/>
        </w:rPr>
        <w:t>are</w:t>
      </w:r>
      <w:r w:rsidR="00117A9B" w:rsidRPr="00CA1A02">
        <w:rPr>
          <w:sz w:val="24"/>
          <w:szCs w:val="24"/>
        </w:rPr>
        <w:t xml:space="preserve"> using new ATR data. </w:t>
      </w:r>
      <w:r w:rsidR="00BF1FBE" w:rsidRPr="00CA1A02">
        <w:rPr>
          <w:sz w:val="24"/>
          <w:szCs w:val="24"/>
        </w:rPr>
        <w:t xml:space="preserve">If the ATR data </w:t>
      </w:r>
      <w:r w:rsidR="004C101C" w:rsidRPr="00CA1A02">
        <w:rPr>
          <w:sz w:val="24"/>
          <w:szCs w:val="24"/>
        </w:rPr>
        <w:t>you</w:t>
      </w:r>
      <w:r w:rsidR="00BF1FBE" w:rsidRPr="00CA1A02">
        <w:rPr>
          <w:sz w:val="24"/>
          <w:szCs w:val="24"/>
        </w:rPr>
        <w:t xml:space="preserve"> are using has been used before, then leave it unchecked. </w:t>
      </w:r>
    </w:p>
    <w:p w14:paraId="778CDA37" w14:textId="73F71691" w:rsidR="00616187" w:rsidRPr="00CA1A02" w:rsidRDefault="00B540D8" w:rsidP="00CA1A02">
      <w:pPr>
        <w:spacing w:line="276" w:lineRule="auto"/>
        <w:jc w:val="both"/>
        <w:rPr>
          <w:sz w:val="24"/>
          <w:szCs w:val="24"/>
        </w:rPr>
      </w:pPr>
      <w:r w:rsidRPr="00505CA1">
        <w:rPr>
          <w:b/>
          <w:sz w:val="24"/>
          <w:szCs w:val="24"/>
        </w:rPr>
        <w:lastRenderedPageBreak/>
        <w:t>Step 9</w:t>
      </w:r>
      <w:r w:rsidR="00CA1A02" w:rsidRPr="00505CA1">
        <w:rPr>
          <w:b/>
          <w:sz w:val="24"/>
          <w:szCs w:val="24"/>
        </w:rPr>
        <w:t>:</w:t>
      </w:r>
      <w:r w:rsidR="00CA1A02">
        <w:rPr>
          <w:sz w:val="24"/>
          <w:szCs w:val="24"/>
        </w:rPr>
        <w:t xml:space="preserve"> </w:t>
      </w:r>
      <w:r w:rsidR="0077736F" w:rsidRPr="00CA1A02">
        <w:rPr>
          <w:sz w:val="24"/>
          <w:szCs w:val="24"/>
        </w:rPr>
        <w:t xml:space="preserve">Go to the “ATR List” tab and </w:t>
      </w:r>
      <w:r w:rsidR="004C101C" w:rsidRPr="00CA1A02">
        <w:rPr>
          <w:sz w:val="24"/>
          <w:szCs w:val="24"/>
        </w:rPr>
        <w:t xml:space="preserve">repeat steps 2-4 for this section too. Select the appropriate csv file where all the ATRs are listed. </w:t>
      </w:r>
      <w:r w:rsidR="0077736F" w:rsidRPr="00CA1A02">
        <w:rPr>
          <w:sz w:val="24"/>
          <w:szCs w:val="24"/>
        </w:rPr>
        <w:t>The path to the csv file appears in the box</w:t>
      </w:r>
      <w:r w:rsidR="004C101C" w:rsidRPr="00CA1A02">
        <w:rPr>
          <w:sz w:val="24"/>
          <w:szCs w:val="24"/>
        </w:rPr>
        <w:t xml:space="preserve"> as shown below.</w:t>
      </w:r>
    </w:p>
    <w:p w14:paraId="719C71AE" w14:textId="77777777" w:rsidR="00616187" w:rsidRPr="0027689A" w:rsidRDefault="00616187" w:rsidP="00F8005C">
      <w:pPr>
        <w:spacing w:line="276" w:lineRule="auto"/>
        <w:jc w:val="both"/>
        <w:rPr>
          <w:sz w:val="24"/>
          <w:szCs w:val="24"/>
        </w:rPr>
      </w:pPr>
    </w:p>
    <w:p w14:paraId="607A60CE" w14:textId="6E267220" w:rsidR="00464B30" w:rsidRPr="0027689A" w:rsidRDefault="00616187" w:rsidP="00F8005C">
      <w:pPr>
        <w:spacing w:line="276" w:lineRule="auto"/>
        <w:jc w:val="both"/>
        <w:rPr>
          <w:sz w:val="24"/>
          <w:szCs w:val="24"/>
        </w:rPr>
      </w:pPr>
      <w:r w:rsidRPr="0027689A">
        <w:rPr>
          <w:noProof/>
          <w:sz w:val="24"/>
          <w:szCs w:val="24"/>
        </w:rPr>
        <w:drawing>
          <wp:inline distT="0" distB="0" distL="0" distR="0" wp14:anchorId="54DEB714" wp14:editId="7F2265C9">
            <wp:extent cx="3144240" cy="2989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9080" cy="3022817"/>
                    </a:xfrm>
                    <a:prstGeom prst="rect">
                      <a:avLst/>
                    </a:prstGeom>
                  </pic:spPr>
                </pic:pic>
              </a:graphicData>
            </a:graphic>
          </wp:inline>
        </w:drawing>
      </w:r>
    </w:p>
    <w:p w14:paraId="4244EB73" w14:textId="77777777" w:rsidR="00464B30" w:rsidRPr="0027689A" w:rsidRDefault="00464B30" w:rsidP="00F8005C">
      <w:pPr>
        <w:spacing w:line="276" w:lineRule="auto"/>
        <w:jc w:val="both"/>
        <w:rPr>
          <w:sz w:val="24"/>
          <w:szCs w:val="24"/>
        </w:rPr>
      </w:pPr>
    </w:p>
    <w:p w14:paraId="20DCB256" w14:textId="4C87F896" w:rsidR="000D61A6" w:rsidRPr="00CA1A02" w:rsidRDefault="00CA1A02" w:rsidP="00CA1A02">
      <w:pPr>
        <w:spacing w:line="276" w:lineRule="auto"/>
        <w:rPr>
          <w:sz w:val="24"/>
          <w:szCs w:val="24"/>
        </w:rPr>
      </w:pPr>
      <w:r w:rsidRPr="00505CA1">
        <w:rPr>
          <w:b/>
          <w:sz w:val="24"/>
          <w:szCs w:val="24"/>
        </w:rPr>
        <w:t>Step 1</w:t>
      </w:r>
      <w:r w:rsidR="00B540D8" w:rsidRPr="00505CA1">
        <w:rPr>
          <w:b/>
          <w:sz w:val="24"/>
          <w:szCs w:val="24"/>
        </w:rPr>
        <w:t>0</w:t>
      </w:r>
      <w:r w:rsidRPr="00505CA1">
        <w:rPr>
          <w:b/>
          <w:sz w:val="24"/>
          <w:szCs w:val="24"/>
        </w:rPr>
        <w:t>:</w:t>
      </w:r>
      <w:r>
        <w:rPr>
          <w:sz w:val="24"/>
          <w:szCs w:val="24"/>
        </w:rPr>
        <w:t xml:space="preserve"> </w:t>
      </w:r>
      <w:r w:rsidR="004574B6" w:rsidRPr="00CA1A02">
        <w:rPr>
          <w:sz w:val="24"/>
          <w:szCs w:val="24"/>
        </w:rPr>
        <w:t>Navigate</w:t>
      </w:r>
      <w:r w:rsidR="00616187" w:rsidRPr="00CA1A02">
        <w:rPr>
          <w:sz w:val="24"/>
          <w:szCs w:val="24"/>
        </w:rPr>
        <w:t xml:space="preserve"> back to the “AADT Estimation” tab and c</w:t>
      </w:r>
      <w:r w:rsidR="000D61A6" w:rsidRPr="00CA1A02">
        <w:rPr>
          <w:sz w:val="24"/>
          <w:szCs w:val="24"/>
        </w:rPr>
        <w:t>lick on</w:t>
      </w:r>
      <w:r w:rsidR="00A97925" w:rsidRPr="00CA1A02">
        <w:rPr>
          <w:sz w:val="24"/>
          <w:szCs w:val="24"/>
        </w:rPr>
        <w:t xml:space="preserve"> the</w:t>
      </w:r>
      <w:r w:rsidR="000D61A6" w:rsidRPr="00CA1A02">
        <w:rPr>
          <w:sz w:val="24"/>
          <w:szCs w:val="24"/>
        </w:rPr>
        <w:t xml:space="preserve"> “Predict AADT</w:t>
      </w:r>
      <w:r w:rsidR="00142945" w:rsidRPr="00CA1A02">
        <w:rPr>
          <w:sz w:val="24"/>
          <w:szCs w:val="24"/>
        </w:rPr>
        <w:t>”</w:t>
      </w:r>
      <w:r w:rsidR="000D61A6" w:rsidRPr="00CA1A02">
        <w:rPr>
          <w:sz w:val="24"/>
          <w:szCs w:val="24"/>
        </w:rPr>
        <w:t xml:space="preserve"> button</w:t>
      </w:r>
      <w:r w:rsidR="003F067C" w:rsidRPr="00CA1A02">
        <w:rPr>
          <w:sz w:val="24"/>
          <w:szCs w:val="24"/>
        </w:rPr>
        <w:t>.</w:t>
      </w:r>
    </w:p>
    <w:p w14:paraId="368D6200" w14:textId="4B61C8EF" w:rsidR="00464B30" w:rsidRPr="0027689A" w:rsidRDefault="00464B30" w:rsidP="00F8005C">
      <w:pPr>
        <w:spacing w:line="276" w:lineRule="auto"/>
        <w:jc w:val="both"/>
        <w:rPr>
          <w:sz w:val="24"/>
          <w:szCs w:val="24"/>
        </w:rPr>
      </w:pPr>
    </w:p>
    <w:p w14:paraId="4E6EB637" w14:textId="4442BBEC" w:rsidR="0029763E" w:rsidRPr="009155FD" w:rsidRDefault="006E2E99" w:rsidP="00F8005C">
      <w:pPr>
        <w:pStyle w:val="Heading2"/>
        <w:spacing w:before="0" w:after="0" w:line="276" w:lineRule="auto"/>
        <w:jc w:val="both"/>
        <w:rPr>
          <w:rFonts w:ascii="Times New Roman" w:hAnsi="Times New Roman"/>
          <w:sz w:val="24"/>
          <w:szCs w:val="24"/>
        </w:rPr>
      </w:pPr>
      <w:bookmarkStart w:id="279" w:name="_Toc480255378"/>
      <w:bookmarkStart w:id="280" w:name="_Toc480348019"/>
      <w:bookmarkStart w:id="281" w:name="_Toc275378687"/>
      <w:r w:rsidRPr="0027689A">
        <w:rPr>
          <w:rFonts w:ascii="Times New Roman" w:hAnsi="Times New Roman"/>
          <w:sz w:val="24"/>
          <w:szCs w:val="24"/>
        </w:rPr>
        <w:t>4.2</w:t>
      </w:r>
      <w:r w:rsidR="0029763E" w:rsidRPr="0027689A">
        <w:rPr>
          <w:rFonts w:ascii="Times New Roman" w:hAnsi="Times New Roman"/>
          <w:sz w:val="24"/>
          <w:szCs w:val="24"/>
        </w:rPr>
        <w:tab/>
      </w:r>
      <w:r w:rsidR="00607390" w:rsidRPr="0027689A">
        <w:rPr>
          <w:rFonts w:ascii="Times New Roman" w:hAnsi="Times New Roman"/>
          <w:sz w:val="24"/>
          <w:szCs w:val="24"/>
        </w:rPr>
        <w:t>Runtime</w:t>
      </w:r>
      <w:r w:rsidR="0029763E" w:rsidRPr="0027689A">
        <w:rPr>
          <w:rFonts w:ascii="Times New Roman" w:hAnsi="Times New Roman"/>
          <w:sz w:val="24"/>
          <w:szCs w:val="24"/>
        </w:rPr>
        <w:t xml:space="preserve"> Menu</w:t>
      </w:r>
    </w:p>
    <w:p w14:paraId="08514A34" w14:textId="032B9FC5" w:rsidR="0029763E" w:rsidRPr="0027689A" w:rsidRDefault="00954A0E" w:rsidP="00F8005C">
      <w:pPr>
        <w:spacing w:line="276" w:lineRule="auto"/>
        <w:jc w:val="both"/>
        <w:rPr>
          <w:sz w:val="24"/>
          <w:szCs w:val="24"/>
        </w:rPr>
      </w:pPr>
      <w:r w:rsidRPr="0027689A">
        <w:rPr>
          <w:sz w:val="24"/>
          <w:szCs w:val="24"/>
        </w:rPr>
        <w:t xml:space="preserve">While the software is running in the background, a progress bar will appear below the “Predict AADT” button that will show </w:t>
      </w:r>
      <w:r w:rsidR="00790E01" w:rsidRPr="0027689A">
        <w:rPr>
          <w:sz w:val="24"/>
          <w:szCs w:val="24"/>
        </w:rPr>
        <w:t>the progress of the software</w:t>
      </w:r>
      <w:r w:rsidRPr="0027689A">
        <w:rPr>
          <w:sz w:val="24"/>
          <w:szCs w:val="24"/>
        </w:rPr>
        <w:t xml:space="preserve">. In addition, the progress percentage will appear on the top bar. </w:t>
      </w:r>
      <w:r w:rsidR="0090422A" w:rsidRPr="0027689A">
        <w:rPr>
          <w:sz w:val="24"/>
          <w:szCs w:val="24"/>
        </w:rPr>
        <w:t>Below is a screenshot of a sample runtime window.</w:t>
      </w:r>
    </w:p>
    <w:p w14:paraId="319867C9" w14:textId="77777777" w:rsidR="00954A0E" w:rsidRPr="0027689A" w:rsidRDefault="00954A0E" w:rsidP="00F8005C">
      <w:pPr>
        <w:spacing w:line="276" w:lineRule="auto"/>
        <w:jc w:val="both"/>
        <w:rPr>
          <w:sz w:val="24"/>
          <w:szCs w:val="24"/>
        </w:rPr>
      </w:pPr>
    </w:p>
    <w:p w14:paraId="3ED25B04" w14:textId="77777777" w:rsidR="009074B6" w:rsidRPr="0027689A" w:rsidRDefault="00954A0E" w:rsidP="00F8005C">
      <w:pPr>
        <w:spacing w:line="276" w:lineRule="auto"/>
        <w:jc w:val="both"/>
        <w:rPr>
          <w:sz w:val="24"/>
          <w:szCs w:val="24"/>
        </w:rPr>
      </w:pPr>
      <w:r w:rsidRPr="0027689A">
        <w:rPr>
          <w:noProof/>
          <w:sz w:val="24"/>
          <w:szCs w:val="24"/>
        </w:rPr>
        <w:drawing>
          <wp:inline distT="0" distB="0" distL="0" distR="0" wp14:anchorId="65A7C2F5" wp14:editId="30350B80">
            <wp:extent cx="3079341" cy="29337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5304" cy="2967962"/>
                    </a:xfrm>
                    <a:prstGeom prst="rect">
                      <a:avLst/>
                    </a:prstGeom>
                  </pic:spPr>
                </pic:pic>
              </a:graphicData>
            </a:graphic>
          </wp:inline>
        </w:drawing>
      </w:r>
    </w:p>
    <w:p w14:paraId="26FA8FDB" w14:textId="77777777" w:rsidR="009074B6" w:rsidRPr="0027689A" w:rsidRDefault="009074B6" w:rsidP="00F8005C">
      <w:pPr>
        <w:spacing w:line="276" w:lineRule="auto"/>
        <w:jc w:val="both"/>
        <w:rPr>
          <w:sz w:val="24"/>
          <w:szCs w:val="24"/>
        </w:rPr>
      </w:pPr>
    </w:p>
    <w:p w14:paraId="756D9182" w14:textId="0F72AFB3" w:rsidR="00954A0E" w:rsidRPr="0027689A" w:rsidRDefault="00954A0E" w:rsidP="00F8005C">
      <w:pPr>
        <w:spacing w:line="276" w:lineRule="auto"/>
        <w:jc w:val="both"/>
        <w:rPr>
          <w:sz w:val="24"/>
          <w:szCs w:val="24"/>
        </w:rPr>
      </w:pPr>
      <w:r w:rsidRPr="0027689A">
        <w:rPr>
          <w:sz w:val="24"/>
          <w:szCs w:val="24"/>
        </w:rPr>
        <w:t xml:space="preserve">If the New ATR box is unchecked, the software takes about 2-5 minutes to run. However, </w:t>
      </w:r>
      <w:r w:rsidR="001A7006" w:rsidRPr="0027689A">
        <w:rPr>
          <w:sz w:val="24"/>
          <w:szCs w:val="24"/>
        </w:rPr>
        <w:t>when</w:t>
      </w:r>
      <w:r w:rsidR="00E97272" w:rsidRPr="0027689A">
        <w:rPr>
          <w:sz w:val="24"/>
          <w:szCs w:val="24"/>
        </w:rPr>
        <w:t xml:space="preserve"> </w:t>
      </w:r>
      <w:r w:rsidR="001A7006" w:rsidRPr="0027689A">
        <w:rPr>
          <w:sz w:val="24"/>
          <w:szCs w:val="24"/>
        </w:rPr>
        <w:t>“</w:t>
      </w:r>
      <w:r w:rsidRPr="0027689A">
        <w:rPr>
          <w:sz w:val="24"/>
          <w:szCs w:val="24"/>
        </w:rPr>
        <w:t>New ATR</w:t>
      </w:r>
      <w:r w:rsidR="001A7006" w:rsidRPr="0027689A">
        <w:rPr>
          <w:sz w:val="24"/>
          <w:szCs w:val="24"/>
        </w:rPr>
        <w:t>”</w:t>
      </w:r>
      <w:r w:rsidRPr="0027689A">
        <w:rPr>
          <w:sz w:val="24"/>
          <w:szCs w:val="24"/>
        </w:rPr>
        <w:t xml:space="preserve"> box is checked, it </w:t>
      </w:r>
      <w:r w:rsidR="00E97272" w:rsidRPr="0027689A">
        <w:rPr>
          <w:sz w:val="24"/>
          <w:szCs w:val="24"/>
        </w:rPr>
        <w:t>can</w:t>
      </w:r>
      <w:r w:rsidRPr="0027689A">
        <w:rPr>
          <w:sz w:val="24"/>
          <w:szCs w:val="24"/>
        </w:rPr>
        <w:t xml:space="preserve"> take </w:t>
      </w:r>
      <w:r w:rsidR="00E97272" w:rsidRPr="0027689A">
        <w:rPr>
          <w:sz w:val="24"/>
          <w:szCs w:val="24"/>
        </w:rPr>
        <w:t xml:space="preserve">3-6 </w:t>
      </w:r>
      <w:r w:rsidRPr="0027689A">
        <w:rPr>
          <w:sz w:val="24"/>
          <w:szCs w:val="24"/>
        </w:rPr>
        <w:t>hours for the software to run</w:t>
      </w:r>
      <w:r w:rsidR="001A7006" w:rsidRPr="0027689A">
        <w:rPr>
          <w:sz w:val="24"/>
          <w:szCs w:val="24"/>
        </w:rPr>
        <w:t xml:space="preserve"> because</w:t>
      </w:r>
      <w:r w:rsidRPr="0027689A">
        <w:rPr>
          <w:sz w:val="24"/>
          <w:szCs w:val="24"/>
        </w:rPr>
        <w:t xml:space="preserve"> the software recreates the models and stores the parameters of the model in the csv file. </w:t>
      </w:r>
      <w:r w:rsidR="00E97272" w:rsidRPr="0027689A">
        <w:rPr>
          <w:sz w:val="24"/>
          <w:szCs w:val="24"/>
        </w:rPr>
        <w:t>During this time, you can leave the software running in the background and attend other work.</w:t>
      </w:r>
      <w:r w:rsidR="00960BA7" w:rsidRPr="0027689A">
        <w:rPr>
          <w:sz w:val="24"/>
          <w:szCs w:val="24"/>
        </w:rPr>
        <w:t xml:space="preserve"> However, do not turn off the computer during this time</w:t>
      </w:r>
      <w:r w:rsidR="00477E6D" w:rsidRPr="0027689A">
        <w:rPr>
          <w:sz w:val="24"/>
          <w:szCs w:val="24"/>
        </w:rPr>
        <w:t>.</w:t>
      </w:r>
    </w:p>
    <w:p w14:paraId="077416F9" w14:textId="77777777" w:rsidR="00954A0E" w:rsidRPr="0027689A" w:rsidRDefault="00954A0E" w:rsidP="00F8005C">
      <w:pPr>
        <w:spacing w:line="276" w:lineRule="auto"/>
        <w:jc w:val="both"/>
        <w:rPr>
          <w:sz w:val="24"/>
          <w:szCs w:val="24"/>
        </w:rPr>
      </w:pPr>
    </w:p>
    <w:p w14:paraId="63E2E075" w14:textId="778650B8" w:rsidR="00E61631" w:rsidRPr="009155FD" w:rsidRDefault="006E2E99"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4.3</w:t>
      </w:r>
      <w:r w:rsidR="00F45B11" w:rsidRPr="0027689A">
        <w:rPr>
          <w:rFonts w:ascii="Times New Roman" w:hAnsi="Times New Roman"/>
          <w:sz w:val="24"/>
          <w:szCs w:val="24"/>
        </w:rPr>
        <w:tab/>
      </w:r>
      <w:bookmarkEnd w:id="279"/>
      <w:bookmarkEnd w:id="280"/>
      <w:bookmarkEnd w:id="281"/>
      <w:r w:rsidR="00A62CEB" w:rsidRPr="0027689A">
        <w:rPr>
          <w:rFonts w:ascii="Times New Roman" w:hAnsi="Times New Roman"/>
          <w:sz w:val="24"/>
          <w:szCs w:val="24"/>
        </w:rPr>
        <w:t>Output</w:t>
      </w:r>
      <w:r w:rsidR="00EA5E8F" w:rsidRPr="0027689A">
        <w:rPr>
          <w:rFonts w:ascii="Times New Roman" w:hAnsi="Times New Roman"/>
          <w:sz w:val="24"/>
          <w:szCs w:val="24"/>
        </w:rPr>
        <w:t xml:space="preserve"> Menu</w:t>
      </w:r>
    </w:p>
    <w:p w14:paraId="11C9CA4A" w14:textId="2D1A2E7E" w:rsidR="00E61631" w:rsidRPr="0027689A" w:rsidRDefault="00DE123E" w:rsidP="00F8005C">
      <w:pPr>
        <w:spacing w:line="276" w:lineRule="auto"/>
        <w:jc w:val="both"/>
        <w:rPr>
          <w:sz w:val="24"/>
          <w:szCs w:val="24"/>
        </w:rPr>
      </w:pPr>
      <w:r w:rsidRPr="0027689A">
        <w:rPr>
          <w:sz w:val="24"/>
          <w:szCs w:val="24"/>
        </w:rPr>
        <w:t>After the</w:t>
      </w:r>
      <w:r w:rsidR="007C2EDC" w:rsidRPr="0027689A">
        <w:rPr>
          <w:sz w:val="24"/>
          <w:szCs w:val="24"/>
        </w:rPr>
        <w:t xml:space="preserve"> software finishes</w:t>
      </w:r>
      <w:r w:rsidRPr="0027689A">
        <w:rPr>
          <w:sz w:val="24"/>
          <w:szCs w:val="24"/>
        </w:rPr>
        <w:t>, the progress bar will be full,</w:t>
      </w:r>
      <w:r w:rsidR="007C2EDC" w:rsidRPr="0027689A">
        <w:rPr>
          <w:sz w:val="24"/>
          <w:szCs w:val="24"/>
        </w:rPr>
        <w:t xml:space="preserve"> </w:t>
      </w:r>
      <w:r w:rsidRPr="0027689A">
        <w:rPr>
          <w:sz w:val="24"/>
          <w:szCs w:val="24"/>
        </w:rPr>
        <w:t xml:space="preserve">the </w:t>
      </w:r>
      <w:r w:rsidR="004F43AF" w:rsidRPr="0027689A">
        <w:rPr>
          <w:sz w:val="24"/>
          <w:szCs w:val="24"/>
        </w:rPr>
        <w:t>runtime menu</w:t>
      </w:r>
      <w:r w:rsidRPr="0027689A">
        <w:rPr>
          <w:sz w:val="24"/>
          <w:szCs w:val="24"/>
        </w:rPr>
        <w:t xml:space="preserve"> will disappear and </w:t>
      </w:r>
      <w:r w:rsidR="001A7006" w:rsidRPr="0027689A">
        <w:rPr>
          <w:sz w:val="24"/>
          <w:szCs w:val="24"/>
        </w:rPr>
        <w:t xml:space="preserve">the output menu </w:t>
      </w:r>
      <w:r w:rsidRPr="0027689A">
        <w:rPr>
          <w:sz w:val="24"/>
          <w:szCs w:val="24"/>
        </w:rPr>
        <w:t>window will appear</w:t>
      </w:r>
      <w:r w:rsidR="001A7006" w:rsidRPr="0027689A">
        <w:rPr>
          <w:sz w:val="24"/>
          <w:szCs w:val="24"/>
        </w:rPr>
        <w:t>, as s</w:t>
      </w:r>
      <w:r w:rsidR="00764432" w:rsidRPr="0027689A">
        <w:rPr>
          <w:sz w:val="24"/>
          <w:szCs w:val="24"/>
        </w:rPr>
        <w:t>hown</w:t>
      </w:r>
      <w:r w:rsidR="001A7006" w:rsidRPr="0027689A">
        <w:rPr>
          <w:sz w:val="24"/>
          <w:szCs w:val="24"/>
        </w:rPr>
        <w:t xml:space="preserve"> below.</w:t>
      </w:r>
    </w:p>
    <w:p w14:paraId="05622DF0" w14:textId="77777777" w:rsidR="00EE0056" w:rsidRPr="0027689A" w:rsidRDefault="00EE0056" w:rsidP="00F8005C">
      <w:pPr>
        <w:spacing w:line="276" w:lineRule="auto"/>
        <w:jc w:val="both"/>
        <w:rPr>
          <w:sz w:val="24"/>
          <w:szCs w:val="24"/>
        </w:rPr>
      </w:pPr>
    </w:p>
    <w:p w14:paraId="2288F461" w14:textId="5EBDAC3B" w:rsidR="00EE0056" w:rsidRPr="0027689A" w:rsidRDefault="00F171B4" w:rsidP="00F8005C">
      <w:pPr>
        <w:spacing w:line="276" w:lineRule="auto"/>
        <w:jc w:val="both"/>
        <w:rPr>
          <w:sz w:val="24"/>
          <w:szCs w:val="24"/>
        </w:rPr>
      </w:pPr>
      <w:r w:rsidRPr="0027689A">
        <w:rPr>
          <w:noProof/>
          <w:sz w:val="24"/>
          <w:szCs w:val="24"/>
        </w:rPr>
        <w:drawing>
          <wp:inline distT="0" distB="0" distL="0" distR="0" wp14:anchorId="432CBB1F" wp14:editId="74672E3D">
            <wp:extent cx="3403158" cy="131864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8467" cy="1324572"/>
                    </a:xfrm>
                    <a:prstGeom prst="rect">
                      <a:avLst/>
                    </a:prstGeom>
                  </pic:spPr>
                </pic:pic>
              </a:graphicData>
            </a:graphic>
          </wp:inline>
        </w:drawing>
      </w:r>
    </w:p>
    <w:p w14:paraId="7B13FCCF" w14:textId="77777777" w:rsidR="00610A63" w:rsidRPr="0027689A" w:rsidRDefault="00610A63" w:rsidP="00F8005C">
      <w:pPr>
        <w:spacing w:line="276" w:lineRule="auto"/>
        <w:jc w:val="both"/>
        <w:rPr>
          <w:sz w:val="24"/>
          <w:szCs w:val="24"/>
        </w:rPr>
      </w:pPr>
    </w:p>
    <w:p w14:paraId="48D68DA8" w14:textId="19732154" w:rsidR="00610A63" w:rsidRPr="0027689A" w:rsidRDefault="00D54F08" w:rsidP="00F8005C">
      <w:pPr>
        <w:spacing w:line="276" w:lineRule="auto"/>
        <w:jc w:val="both"/>
        <w:rPr>
          <w:sz w:val="24"/>
          <w:szCs w:val="24"/>
        </w:rPr>
      </w:pPr>
      <w:r w:rsidRPr="0027689A">
        <w:rPr>
          <w:sz w:val="24"/>
          <w:szCs w:val="24"/>
        </w:rPr>
        <w:t>This pop-up window includes a hyperlinked file path</w:t>
      </w:r>
      <w:r w:rsidR="00610A63" w:rsidRPr="0027689A">
        <w:rPr>
          <w:sz w:val="24"/>
          <w:szCs w:val="24"/>
        </w:rPr>
        <w:t xml:space="preserve"> </w:t>
      </w:r>
      <w:r w:rsidRPr="0027689A">
        <w:rPr>
          <w:sz w:val="24"/>
          <w:szCs w:val="24"/>
        </w:rPr>
        <w:t>to the output</w:t>
      </w:r>
      <w:r w:rsidR="00E71289" w:rsidRPr="0027689A">
        <w:rPr>
          <w:sz w:val="24"/>
          <w:szCs w:val="24"/>
        </w:rPr>
        <w:t xml:space="preserve"> file</w:t>
      </w:r>
      <w:r w:rsidR="00610A63" w:rsidRPr="0027689A">
        <w:rPr>
          <w:sz w:val="24"/>
          <w:szCs w:val="24"/>
        </w:rPr>
        <w:t xml:space="preserve">. </w:t>
      </w:r>
      <w:r w:rsidRPr="0027689A">
        <w:rPr>
          <w:sz w:val="24"/>
          <w:szCs w:val="24"/>
        </w:rPr>
        <w:t>C</w:t>
      </w:r>
      <w:r w:rsidR="00610A63" w:rsidRPr="0027689A">
        <w:rPr>
          <w:sz w:val="24"/>
          <w:szCs w:val="24"/>
        </w:rPr>
        <w:t>lick</w:t>
      </w:r>
      <w:r w:rsidR="00C15CF1" w:rsidRPr="0027689A">
        <w:rPr>
          <w:sz w:val="24"/>
          <w:szCs w:val="24"/>
        </w:rPr>
        <w:t>ing</w:t>
      </w:r>
      <w:r w:rsidR="00610A63" w:rsidRPr="0027689A">
        <w:rPr>
          <w:sz w:val="24"/>
          <w:szCs w:val="24"/>
        </w:rPr>
        <w:t xml:space="preserve"> on the link</w:t>
      </w:r>
      <w:r w:rsidR="00C15CF1" w:rsidRPr="0027689A">
        <w:rPr>
          <w:sz w:val="24"/>
          <w:szCs w:val="24"/>
        </w:rPr>
        <w:t xml:space="preserve"> </w:t>
      </w:r>
      <w:r w:rsidRPr="0027689A">
        <w:rPr>
          <w:sz w:val="24"/>
          <w:szCs w:val="24"/>
        </w:rPr>
        <w:t xml:space="preserve">will </w:t>
      </w:r>
      <w:r w:rsidR="00610A63" w:rsidRPr="0027689A">
        <w:rPr>
          <w:sz w:val="24"/>
          <w:szCs w:val="24"/>
        </w:rPr>
        <w:t xml:space="preserve">open the output file generated by the software. The output csv file can also be found in the same </w:t>
      </w:r>
      <w:r w:rsidRPr="0027689A">
        <w:rPr>
          <w:sz w:val="24"/>
          <w:szCs w:val="24"/>
        </w:rPr>
        <w:t xml:space="preserve">folder </w:t>
      </w:r>
      <w:r w:rsidR="00610A63" w:rsidRPr="0027689A">
        <w:rPr>
          <w:sz w:val="24"/>
          <w:szCs w:val="24"/>
        </w:rPr>
        <w:t>as the input csv file. To recognize the output csv files, each output csv has a base filename of “Output</w:t>
      </w:r>
      <w:r w:rsidR="00C15CF1" w:rsidRPr="0027689A">
        <w:rPr>
          <w:sz w:val="24"/>
          <w:szCs w:val="24"/>
        </w:rPr>
        <w:t xml:space="preserve">” </w:t>
      </w:r>
      <w:r w:rsidR="00610A63" w:rsidRPr="0027689A">
        <w:rPr>
          <w:sz w:val="24"/>
          <w:szCs w:val="24"/>
        </w:rPr>
        <w:t>appended by the date and time at which it was created. A sample output filename can be “Output_07.18.2018_14.45.csv</w:t>
      </w:r>
      <w:r w:rsidRPr="0027689A">
        <w:rPr>
          <w:sz w:val="24"/>
          <w:szCs w:val="24"/>
        </w:rPr>
        <w:t>.</w:t>
      </w:r>
      <w:r w:rsidR="00610A63" w:rsidRPr="0027689A">
        <w:rPr>
          <w:sz w:val="24"/>
          <w:szCs w:val="24"/>
        </w:rPr>
        <w:t>” This file was created on 18</w:t>
      </w:r>
      <w:r w:rsidR="00610A63" w:rsidRPr="0027689A">
        <w:rPr>
          <w:sz w:val="24"/>
          <w:szCs w:val="24"/>
          <w:vertAlign w:val="superscript"/>
        </w:rPr>
        <w:t>th</w:t>
      </w:r>
      <w:r w:rsidR="00610A63" w:rsidRPr="0027689A">
        <w:rPr>
          <w:sz w:val="24"/>
          <w:szCs w:val="24"/>
        </w:rPr>
        <w:t xml:space="preserve"> July of 2018, at 2:45PM. </w:t>
      </w:r>
    </w:p>
    <w:p w14:paraId="6A0534A1" w14:textId="77777777" w:rsidR="00610A63" w:rsidRPr="0027689A" w:rsidRDefault="00610A63" w:rsidP="00F8005C">
      <w:pPr>
        <w:spacing w:line="276" w:lineRule="auto"/>
        <w:jc w:val="both"/>
        <w:rPr>
          <w:sz w:val="24"/>
          <w:szCs w:val="24"/>
        </w:rPr>
      </w:pPr>
    </w:p>
    <w:p w14:paraId="64C0F315" w14:textId="77777777" w:rsidR="00610A63" w:rsidRPr="0027689A" w:rsidRDefault="00610A63" w:rsidP="00F8005C">
      <w:pPr>
        <w:spacing w:line="276" w:lineRule="auto"/>
        <w:jc w:val="both"/>
        <w:rPr>
          <w:sz w:val="24"/>
          <w:szCs w:val="24"/>
        </w:rPr>
      </w:pPr>
      <w:r w:rsidRPr="0027689A">
        <w:rPr>
          <w:sz w:val="24"/>
          <w:szCs w:val="24"/>
        </w:rPr>
        <w:t>Below is a screenshot of the output csv.</w:t>
      </w:r>
    </w:p>
    <w:p w14:paraId="593A4A5D" w14:textId="77777777" w:rsidR="00610A63" w:rsidRPr="0027689A" w:rsidRDefault="00610A63" w:rsidP="00F8005C">
      <w:pPr>
        <w:spacing w:line="276" w:lineRule="auto"/>
        <w:jc w:val="both"/>
        <w:rPr>
          <w:sz w:val="24"/>
          <w:szCs w:val="24"/>
        </w:rPr>
      </w:pPr>
    </w:p>
    <w:p w14:paraId="2C43B48B" w14:textId="593C9818" w:rsidR="00610A63" w:rsidRPr="0027689A" w:rsidRDefault="00FA36E1" w:rsidP="00F8005C">
      <w:pPr>
        <w:spacing w:line="276" w:lineRule="auto"/>
        <w:jc w:val="both"/>
        <w:rPr>
          <w:sz w:val="24"/>
          <w:szCs w:val="24"/>
        </w:rPr>
      </w:pPr>
      <w:r>
        <w:rPr>
          <w:noProof/>
        </w:rPr>
        <w:drawing>
          <wp:inline distT="0" distB="0" distL="0" distR="0" wp14:anchorId="04A3C96F" wp14:editId="2983B52D">
            <wp:extent cx="4252690" cy="279440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576" cy="2804187"/>
                    </a:xfrm>
                    <a:prstGeom prst="rect">
                      <a:avLst/>
                    </a:prstGeom>
                  </pic:spPr>
                </pic:pic>
              </a:graphicData>
            </a:graphic>
          </wp:inline>
        </w:drawing>
      </w:r>
    </w:p>
    <w:p w14:paraId="3C71FB68" w14:textId="77777777" w:rsidR="00610A63" w:rsidRPr="0027689A" w:rsidRDefault="00610A63" w:rsidP="00F8005C">
      <w:pPr>
        <w:spacing w:line="276" w:lineRule="auto"/>
        <w:jc w:val="both"/>
        <w:rPr>
          <w:sz w:val="24"/>
          <w:szCs w:val="24"/>
        </w:rPr>
      </w:pPr>
    </w:p>
    <w:p w14:paraId="7BC6A67C" w14:textId="712268C6" w:rsidR="00610A63" w:rsidRPr="0027689A" w:rsidRDefault="00610A63" w:rsidP="00F8005C">
      <w:pPr>
        <w:spacing w:line="276" w:lineRule="auto"/>
        <w:jc w:val="both"/>
        <w:rPr>
          <w:sz w:val="24"/>
          <w:szCs w:val="24"/>
        </w:rPr>
      </w:pPr>
      <w:r w:rsidRPr="0027689A">
        <w:rPr>
          <w:sz w:val="24"/>
          <w:szCs w:val="24"/>
        </w:rPr>
        <w:t xml:space="preserve">The output csv file will always contain five columns. </w:t>
      </w:r>
      <w:r w:rsidR="00E52385" w:rsidRPr="0027689A">
        <w:rPr>
          <w:sz w:val="24"/>
          <w:szCs w:val="24"/>
        </w:rPr>
        <w:t>Row 1 contains the labels. Each entry in the output file corresponds to a unique</w:t>
      </w:r>
      <w:r w:rsidR="00C15CF1" w:rsidRPr="0027689A">
        <w:rPr>
          <w:sz w:val="24"/>
          <w:szCs w:val="24"/>
        </w:rPr>
        <w:t xml:space="preserve"> short-term count</w:t>
      </w:r>
      <w:r w:rsidR="00E52385" w:rsidRPr="0027689A">
        <w:rPr>
          <w:sz w:val="24"/>
          <w:szCs w:val="24"/>
        </w:rPr>
        <w:t>. If there were mul</w:t>
      </w:r>
      <w:r w:rsidR="00DC282B" w:rsidRPr="0027689A">
        <w:rPr>
          <w:sz w:val="24"/>
          <w:szCs w:val="24"/>
        </w:rPr>
        <w:t>tiple entries for one</w:t>
      </w:r>
      <w:r w:rsidR="00D54F08" w:rsidRPr="0027689A">
        <w:rPr>
          <w:sz w:val="24"/>
          <w:szCs w:val="24"/>
        </w:rPr>
        <w:t xml:space="preserve"> ATR</w:t>
      </w:r>
      <w:r w:rsidR="00DC282B" w:rsidRPr="0027689A">
        <w:rPr>
          <w:sz w:val="24"/>
          <w:szCs w:val="24"/>
        </w:rPr>
        <w:t xml:space="preserve"> station in the input file, the software aggregates the outputs and provides one output.</w:t>
      </w:r>
    </w:p>
    <w:p w14:paraId="0EEDDDDC" w14:textId="77777777" w:rsidR="00DC282B" w:rsidRPr="0027689A" w:rsidRDefault="00DC282B" w:rsidP="00F8005C">
      <w:pPr>
        <w:spacing w:line="276" w:lineRule="auto"/>
        <w:jc w:val="both"/>
        <w:rPr>
          <w:sz w:val="24"/>
          <w:szCs w:val="24"/>
        </w:rPr>
      </w:pPr>
    </w:p>
    <w:p w14:paraId="5664E94F" w14:textId="501A5F14" w:rsidR="00DC282B" w:rsidRPr="0027689A" w:rsidRDefault="00DC282B" w:rsidP="00F8005C">
      <w:pPr>
        <w:spacing w:line="276" w:lineRule="auto"/>
        <w:jc w:val="both"/>
        <w:rPr>
          <w:sz w:val="24"/>
          <w:szCs w:val="24"/>
        </w:rPr>
      </w:pPr>
      <w:r w:rsidRPr="0027689A">
        <w:rPr>
          <w:sz w:val="24"/>
          <w:szCs w:val="24"/>
        </w:rPr>
        <w:t xml:space="preserve">Column A, B and C are unchanged from the input file. Column D and E are the new columns which have been generated by the software. Column D is the calculated AADT using the AI method, and Column E is the calculated AADT </w:t>
      </w:r>
      <w:r w:rsidR="00425569" w:rsidRPr="0027689A">
        <w:rPr>
          <w:sz w:val="24"/>
          <w:szCs w:val="24"/>
        </w:rPr>
        <w:t>from</w:t>
      </w:r>
      <w:r w:rsidRPr="0027689A">
        <w:rPr>
          <w:sz w:val="24"/>
          <w:szCs w:val="24"/>
        </w:rPr>
        <w:t xml:space="preserve"> the </w:t>
      </w:r>
      <w:r w:rsidR="00D54F08" w:rsidRPr="0027689A">
        <w:rPr>
          <w:sz w:val="24"/>
          <w:szCs w:val="24"/>
        </w:rPr>
        <w:t xml:space="preserve">traditionally used </w:t>
      </w:r>
      <w:r w:rsidRPr="0027689A">
        <w:rPr>
          <w:sz w:val="24"/>
          <w:szCs w:val="24"/>
        </w:rPr>
        <w:t xml:space="preserve">factor method. The </w:t>
      </w:r>
      <w:r w:rsidR="00467E78" w:rsidRPr="0027689A">
        <w:rPr>
          <w:sz w:val="24"/>
          <w:szCs w:val="24"/>
        </w:rPr>
        <w:t xml:space="preserve">output from the factor method has been included so that users can have a reference for comparison. </w:t>
      </w:r>
    </w:p>
    <w:p w14:paraId="785751DD" w14:textId="77777777" w:rsidR="00610A63" w:rsidRPr="0027689A" w:rsidRDefault="00610A63" w:rsidP="00F8005C">
      <w:pPr>
        <w:spacing w:line="276" w:lineRule="auto"/>
        <w:jc w:val="both"/>
        <w:rPr>
          <w:sz w:val="24"/>
          <w:szCs w:val="24"/>
        </w:rPr>
      </w:pPr>
    </w:p>
    <w:p w14:paraId="48EC8724" w14:textId="77777777" w:rsidR="00610A63" w:rsidRPr="0027689A" w:rsidRDefault="00610A63" w:rsidP="00F8005C">
      <w:pPr>
        <w:spacing w:line="276" w:lineRule="auto"/>
        <w:jc w:val="both"/>
        <w:rPr>
          <w:sz w:val="24"/>
          <w:szCs w:val="24"/>
        </w:rPr>
      </w:pPr>
    </w:p>
    <w:p w14:paraId="350953A9" w14:textId="77777777" w:rsidR="00E61631" w:rsidRPr="0027689A" w:rsidRDefault="00E61631" w:rsidP="00F8005C">
      <w:pPr>
        <w:spacing w:line="276" w:lineRule="auto"/>
        <w:rPr>
          <w:sz w:val="24"/>
          <w:szCs w:val="24"/>
        </w:rPr>
      </w:pPr>
    </w:p>
    <w:p w14:paraId="12C8DB2D" w14:textId="77777777" w:rsidR="00C86518" w:rsidRPr="0027689A" w:rsidRDefault="00C86518" w:rsidP="00F8005C">
      <w:pPr>
        <w:spacing w:line="276" w:lineRule="auto"/>
        <w:rPr>
          <w:sz w:val="24"/>
          <w:szCs w:val="24"/>
        </w:rPr>
      </w:pPr>
    </w:p>
    <w:p w14:paraId="3E8CFF8D" w14:textId="77777777" w:rsidR="00C86518" w:rsidRPr="0027689A" w:rsidRDefault="00C86518" w:rsidP="00F8005C">
      <w:pPr>
        <w:spacing w:line="276" w:lineRule="auto"/>
        <w:rPr>
          <w:sz w:val="24"/>
          <w:szCs w:val="24"/>
        </w:rPr>
      </w:pPr>
    </w:p>
    <w:p w14:paraId="42349286" w14:textId="77777777" w:rsidR="00C86518" w:rsidRPr="0027689A" w:rsidRDefault="00C86518" w:rsidP="00F8005C">
      <w:pPr>
        <w:spacing w:line="276" w:lineRule="auto"/>
        <w:rPr>
          <w:sz w:val="24"/>
          <w:szCs w:val="24"/>
        </w:rPr>
      </w:pPr>
    </w:p>
    <w:p w14:paraId="75E5F166" w14:textId="77777777" w:rsidR="00FF74F0" w:rsidRPr="0027689A" w:rsidRDefault="00FF74F0" w:rsidP="00F8005C">
      <w:pPr>
        <w:spacing w:line="276" w:lineRule="auto"/>
        <w:rPr>
          <w:sz w:val="24"/>
          <w:szCs w:val="24"/>
        </w:rPr>
      </w:pPr>
    </w:p>
    <w:p w14:paraId="116AC447" w14:textId="77777777" w:rsidR="00FF74F0" w:rsidRPr="0027689A" w:rsidRDefault="00FF74F0" w:rsidP="00F8005C">
      <w:pPr>
        <w:spacing w:line="276" w:lineRule="auto"/>
        <w:rPr>
          <w:sz w:val="24"/>
          <w:szCs w:val="24"/>
        </w:rPr>
      </w:pPr>
    </w:p>
    <w:p w14:paraId="47F892C3" w14:textId="77777777" w:rsidR="00C86518" w:rsidRPr="0027689A" w:rsidRDefault="00C86518" w:rsidP="00F8005C">
      <w:pPr>
        <w:spacing w:line="276" w:lineRule="auto"/>
        <w:rPr>
          <w:sz w:val="24"/>
          <w:szCs w:val="24"/>
        </w:rPr>
      </w:pPr>
    </w:p>
    <w:p w14:paraId="26231ACF" w14:textId="77777777" w:rsidR="00C86518" w:rsidRPr="0027689A" w:rsidRDefault="00C86518" w:rsidP="00F8005C">
      <w:pPr>
        <w:spacing w:line="276" w:lineRule="auto"/>
        <w:rPr>
          <w:sz w:val="24"/>
          <w:szCs w:val="24"/>
        </w:rPr>
      </w:pPr>
    </w:p>
    <w:p w14:paraId="2BC8341E" w14:textId="77777777" w:rsidR="00C86518" w:rsidRPr="0027689A" w:rsidRDefault="00C86518" w:rsidP="00F8005C">
      <w:pPr>
        <w:spacing w:line="276" w:lineRule="auto"/>
        <w:rPr>
          <w:sz w:val="24"/>
          <w:szCs w:val="24"/>
        </w:rPr>
      </w:pPr>
    </w:p>
    <w:p w14:paraId="3A84303A" w14:textId="77777777" w:rsidR="00C86518" w:rsidRPr="0027689A" w:rsidRDefault="00C86518" w:rsidP="00F8005C">
      <w:pPr>
        <w:spacing w:line="276" w:lineRule="auto"/>
        <w:rPr>
          <w:sz w:val="24"/>
          <w:szCs w:val="24"/>
        </w:rPr>
      </w:pPr>
    </w:p>
    <w:p w14:paraId="7C3AE5ED" w14:textId="77777777" w:rsidR="00C86518" w:rsidRPr="0027689A" w:rsidRDefault="00C86518" w:rsidP="00F8005C">
      <w:pPr>
        <w:spacing w:line="276" w:lineRule="auto"/>
        <w:rPr>
          <w:sz w:val="24"/>
          <w:szCs w:val="24"/>
        </w:rPr>
      </w:pPr>
    </w:p>
    <w:p w14:paraId="7A93B286" w14:textId="77777777" w:rsidR="00C86518" w:rsidRPr="0027689A" w:rsidRDefault="00C86518" w:rsidP="00F8005C">
      <w:pPr>
        <w:spacing w:line="276" w:lineRule="auto"/>
        <w:rPr>
          <w:sz w:val="24"/>
          <w:szCs w:val="24"/>
        </w:rPr>
      </w:pPr>
    </w:p>
    <w:p w14:paraId="0F34C195" w14:textId="77777777" w:rsidR="00C86518" w:rsidRPr="0027689A" w:rsidRDefault="00C86518" w:rsidP="00F8005C">
      <w:pPr>
        <w:spacing w:line="276" w:lineRule="auto"/>
        <w:rPr>
          <w:sz w:val="24"/>
          <w:szCs w:val="24"/>
        </w:rPr>
      </w:pPr>
    </w:p>
    <w:p w14:paraId="75F33131" w14:textId="77777777" w:rsidR="00C86518" w:rsidRPr="0027689A" w:rsidRDefault="00C86518" w:rsidP="00F8005C">
      <w:pPr>
        <w:spacing w:line="276" w:lineRule="auto"/>
        <w:rPr>
          <w:sz w:val="24"/>
          <w:szCs w:val="24"/>
        </w:rPr>
      </w:pPr>
    </w:p>
    <w:p w14:paraId="0DB30A42" w14:textId="77777777" w:rsidR="00C86518" w:rsidRPr="0027689A" w:rsidRDefault="00C86518" w:rsidP="00F8005C">
      <w:pPr>
        <w:spacing w:line="276" w:lineRule="auto"/>
        <w:rPr>
          <w:sz w:val="24"/>
          <w:szCs w:val="24"/>
        </w:rPr>
      </w:pPr>
    </w:p>
    <w:p w14:paraId="289D375B" w14:textId="77777777" w:rsidR="00C86518" w:rsidRPr="0027689A" w:rsidRDefault="00C86518" w:rsidP="00F8005C">
      <w:pPr>
        <w:spacing w:line="276" w:lineRule="auto"/>
        <w:rPr>
          <w:sz w:val="24"/>
          <w:szCs w:val="24"/>
        </w:rPr>
      </w:pPr>
    </w:p>
    <w:p w14:paraId="32616C6F" w14:textId="1558586C" w:rsidR="00C86518" w:rsidRDefault="00C86518" w:rsidP="00F8005C">
      <w:pPr>
        <w:spacing w:line="276" w:lineRule="auto"/>
        <w:rPr>
          <w:sz w:val="24"/>
          <w:szCs w:val="24"/>
        </w:rPr>
      </w:pPr>
    </w:p>
    <w:p w14:paraId="7944F382" w14:textId="653EBEFB" w:rsidR="000B62AF" w:rsidRDefault="000B62AF" w:rsidP="00F8005C">
      <w:pPr>
        <w:spacing w:line="276" w:lineRule="auto"/>
        <w:rPr>
          <w:sz w:val="24"/>
          <w:szCs w:val="24"/>
        </w:rPr>
      </w:pPr>
    </w:p>
    <w:p w14:paraId="33318DA8" w14:textId="77777777" w:rsidR="000B62AF" w:rsidRPr="0027689A" w:rsidRDefault="000B62AF" w:rsidP="00F8005C">
      <w:pPr>
        <w:spacing w:line="276" w:lineRule="auto"/>
        <w:rPr>
          <w:sz w:val="24"/>
          <w:szCs w:val="24"/>
        </w:rPr>
      </w:pPr>
    </w:p>
    <w:p w14:paraId="5E89B803" w14:textId="77777777" w:rsidR="00C86518" w:rsidRPr="0027689A" w:rsidRDefault="00C86518" w:rsidP="00F8005C">
      <w:pPr>
        <w:spacing w:line="276" w:lineRule="auto"/>
        <w:rPr>
          <w:sz w:val="24"/>
          <w:szCs w:val="24"/>
        </w:rPr>
      </w:pPr>
    </w:p>
    <w:p w14:paraId="64653530" w14:textId="77777777" w:rsidR="00C86518" w:rsidRPr="0027689A" w:rsidRDefault="00C86518" w:rsidP="00F8005C">
      <w:pPr>
        <w:spacing w:line="276" w:lineRule="auto"/>
        <w:rPr>
          <w:sz w:val="24"/>
          <w:szCs w:val="24"/>
        </w:rPr>
      </w:pPr>
    </w:p>
    <w:p w14:paraId="19B65412" w14:textId="36EDA52B" w:rsidR="00C86518" w:rsidRDefault="00C86518" w:rsidP="00F8005C">
      <w:pPr>
        <w:spacing w:line="276" w:lineRule="auto"/>
        <w:rPr>
          <w:sz w:val="24"/>
          <w:szCs w:val="24"/>
        </w:rPr>
      </w:pPr>
    </w:p>
    <w:p w14:paraId="55E63D82" w14:textId="4068BEC2" w:rsidR="00701170" w:rsidRDefault="00701170" w:rsidP="00F8005C">
      <w:pPr>
        <w:spacing w:line="276" w:lineRule="auto"/>
        <w:rPr>
          <w:sz w:val="24"/>
          <w:szCs w:val="24"/>
        </w:rPr>
      </w:pPr>
    </w:p>
    <w:p w14:paraId="0D6AED39" w14:textId="5C36005B" w:rsidR="00701170" w:rsidRDefault="00701170" w:rsidP="00F8005C">
      <w:pPr>
        <w:spacing w:line="276" w:lineRule="auto"/>
        <w:rPr>
          <w:sz w:val="24"/>
          <w:szCs w:val="24"/>
        </w:rPr>
      </w:pPr>
    </w:p>
    <w:p w14:paraId="1EB877A8" w14:textId="2AA3F7B4" w:rsidR="00701170" w:rsidRDefault="00701170" w:rsidP="00F8005C">
      <w:pPr>
        <w:spacing w:line="276" w:lineRule="auto"/>
        <w:rPr>
          <w:sz w:val="24"/>
          <w:szCs w:val="24"/>
        </w:rPr>
      </w:pPr>
    </w:p>
    <w:p w14:paraId="6F6280BD" w14:textId="610D63C1" w:rsidR="00701170" w:rsidRDefault="00701170" w:rsidP="00F8005C">
      <w:pPr>
        <w:spacing w:line="276" w:lineRule="auto"/>
        <w:rPr>
          <w:sz w:val="24"/>
          <w:szCs w:val="24"/>
        </w:rPr>
      </w:pPr>
    </w:p>
    <w:p w14:paraId="59B8D886" w14:textId="62F566C4" w:rsidR="00701170" w:rsidRDefault="00701170" w:rsidP="00F8005C">
      <w:pPr>
        <w:spacing w:line="276" w:lineRule="auto"/>
        <w:rPr>
          <w:sz w:val="24"/>
          <w:szCs w:val="24"/>
        </w:rPr>
      </w:pPr>
    </w:p>
    <w:p w14:paraId="7B745952" w14:textId="1D3750B5" w:rsidR="00701170" w:rsidRDefault="00701170" w:rsidP="00F8005C">
      <w:pPr>
        <w:spacing w:line="276" w:lineRule="auto"/>
        <w:rPr>
          <w:sz w:val="24"/>
          <w:szCs w:val="24"/>
        </w:rPr>
      </w:pPr>
    </w:p>
    <w:p w14:paraId="6E2000E6" w14:textId="4383F6AB" w:rsidR="00701170" w:rsidRDefault="00701170" w:rsidP="00F8005C">
      <w:pPr>
        <w:spacing w:line="276" w:lineRule="auto"/>
        <w:rPr>
          <w:sz w:val="24"/>
          <w:szCs w:val="24"/>
        </w:rPr>
      </w:pPr>
    </w:p>
    <w:p w14:paraId="389AD8EF" w14:textId="41726939" w:rsidR="00701170" w:rsidRDefault="00701170" w:rsidP="00F8005C">
      <w:pPr>
        <w:spacing w:line="276" w:lineRule="auto"/>
        <w:rPr>
          <w:sz w:val="24"/>
          <w:szCs w:val="24"/>
        </w:rPr>
      </w:pPr>
    </w:p>
    <w:p w14:paraId="5D3B911D" w14:textId="4E241DD5" w:rsidR="00701170" w:rsidRDefault="00701170" w:rsidP="00F8005C">
      <w:pPr>
        <w:spacing w:line="276" w:lineRule="auto"/>
        <w:rPr>
          <w:sz w:val="24"/>
          <w:szCs w:val="24"/>
        </w:rPr>
      </w:pPr>
    </w:p>
    <w:p w14:paraId="5A995748" w14:textId="3F433F53" w:rsidR="00701170" w:rsidRDefault="00701170" w:rsidP="00F8005C">
      <w:pPr>
        <w:spacing w:line="276" w:lineRule="auto"/>
        <w:rPr>
          <w:sz w:val="24"/>
          <w:szCs w:val="24"/>
        </w:rPr>
      </w:pPr>
    </w:p>
    <w:p w14:paraId="11E139F5" w14:textId="12BB4AF3" w:rsidR="00701170" w:rsidRDefault="00701170" w:rsidP="00F8005C">
      <w:pPr>
        <w:spacing w:line="276" w:lineRule="auto"/>
        <w:rPr>
          <w:sz w:val="24"/>
          <w:szCs w:val="24"/>
        </w:rPr>
      </w:pPr>
    </w:p>
    <w:p w14:paraId="3636FF14" w14:textId="6B52A2ED" w:rsidR="00701170" w:rsidRDefault="00701170" w:rsidP="00F8005C">
      <w:pPr>
        <w:spacing w:line="276" w:lineRule="auto"/>
        <w:rPr>
          <w:sz w:val="24"/>
          <w:szCs w:val="24"/>
        </w:rPr>
      </w:pPr>
    </w:p>
    <w:p w14:paraId="5C4160B2" w14:textId="13DEBE1A" w:rsidR="00701170" w:rsidRDefault="00701170" w:rsidP="00F8005C">
      <w:pPr>
        <w:spacing w:line="276" w:lineRule="auto"/>
        <w:rPr>
          <w:sz w:val="24"/>
          <w:szCs w:val="24"/>
        </w:rPr>
      </w:pPr>
    </w:p>
    <w:p w14:paraId="632FAC1B" w14:textId="0BA9ED3C" w:rsidR="00701170" w:rsidRDefault="00701170" w:rsidP="00F8005C">
      <w:pPr>
        <w:spacing w:line="276" w:lineRule="auto"/>
        <w:rPr>
          <w:sz w:val="24"/>
          <w:szCs w:val="24"/>
        </w:rPr>
      </w:pPr>
    </w:p>
    <w:p w14:paraId="10FED344" w14:textId="679B6DEB" w:rsidR="00701170" w:rsidRDefault="00701170" w:rsidP="00F8005C">
      <w:pPr>
        <w:spacing w:line="276" w:lineRule="auto"/>
        <w:rPr>
          <w:sz w:val="24"/>
          <w:szCs w:val="24"/>
        </w:rPr>
      </w:pPr>
    </w:p>
    <w:p w14:paraId="50D4C230" w14:textId="0134FF8B" w:rsidR="00701170" w:rsidRDefault="00701170" w:rsidP="00F8005C">
      <w:pPr>
        <w:spacing w:line="276" w:lineRule="auto"/>
        <w:rPr>
          <w:sz w:val="24"/>
          <w:szCs w:val="24"/>
        </w:rPr>
      </w:pPr>
    </w:p>
    <w:p w14:paraId="693C34DC" w14:textId="3238C171" w:rsidR="00701170" w:rsidRDefault="00701170" w:rsidP="00F8005C">
      <w:pPr>
        <w:spacing w:line="276" w:lineRule="auto"/>
        <w:rPr>
          <w:sz w:val="24"/>
          <w:szCs w:val="24"/>
        </w:rPr>
      </w:pPr>
    </w:p>
    <w:p w14:paraId="4661E8F6" w14:textId="0FDD1365" w:rsidR="00701170" w:rsidRDefault="00701170" w:rsidP="00F8005C">
      <w:pPr>
        <w:spacing w:line="276" w:lineRule="auto"/>
        <w:rPr>
          <w:sz w:val="24"/>
          <w:szCs w:val="24"/>
        </w:rPr>
      </w:pPr>
    </w:p>
    <w:p w14:paraId="2F3DB4C7" w14:textId="7B396ECD" w:rsidR="00701170" w:rsidRDefault="00701170" w:rsidP="00F8005C">
      <w:pPr>
        <w:spacing w:line="276" w:lineRule="auto"/>
        <w:rPr>
          <w:sz w:val="24"/>
          <w:szCs w:val="24"/>
        </w:rPr>
      </w:pPr>
    </w:p>
    <w:p w14:paraId="655CB258" w14:textId="0B87021B" w:rsidR="00701170" w:rsidRDefault="00701170" w:rsidP="00F8005C">
      <w:pPr>
        <w:spacing w:line="276" w:lineRule="auto"/>
        <w:rPr>
          <w:sz w:val="24"/>
          <w:szCs w:val="24"/>
        </w:rPr>
      </w:pPr>
    </w:p>
    <w:p w14:paraId="556882E0" w14:textId="2C3E4294" w:rsidR="00985553" w:rsidRDefault="00985553" w:rsidP="00F8005C">
      <w:pPr>
        <w:spacing w:line="276" w:lineRule="auto"/>
        <w:rPr>
          <w:sz w:val="24"/>
          <w:szCs w:val="24"/>
        </w:rPr>
      </w:pPr>
    </w:p>
    <w:p w14:paraId="6B8CE056" w14:textId="1A4CE964" w:rsidR="00985553" w:rsidRDefault="00985553" w:rsidP="00F8005C">
      <w:pPr>
        <w:spacing w:line="276" w:lineRule="auto"/>
        <w:rPr>
          <w:sz w:val="24"/>
          <w:szCs w:val="24"/>
        </w:rPr>
      </w:pPr>
    </w:p>
    <w:p w14:paraId="13A273D4" w14:textId="3040DAB9" w:rsidR="00985553" w:rsidRDefault="00985553" w:rsidP="00F8005C">
      <w:pPr>
        <w:spacing w:line="276" w:lineRule="auto"/>
        <w:rPr>
          <w:sz w:val="24"/>
          <w:szCs w:val="24"/>
        </w:rPr>
      </w:pPr>
    </w:p>
    <w:p w14:paraId="4313BFCD" w14:textId="4A2EC242" w:rsidR="00985553" w:rsidRDefault="00985553" w:rsidP="00F8005C">
      <w:pPr>
        <w:spacing w:line="276" w:lineRule="auto"/>
        <w:rPr>
          <w:sz w:val="24"/>
          <w:szCs w:val="24"/>
        </w:rPr>
      </w:pPr>
    </w:p>
    <w:p w14:paraId="7EDF2A53" w14:textId="665BC7CF" w:rsidR="00985553" w:rsidRDefault="00985553" w:rsidP="00F8005C">
      <w:pPr>
        <w:spacing w:line="276" w:lineRule="auto"/>
        <w:rPr>
          <w:sz w:val="24"/>
          <w:szCs w:val="24"/>
        </w:rPr>
      </w:pPr>
    </w:p>
    <w:p w14:paraId="6A0D495B" w14:textId="75203017" w:rsidR="00985553" w:rsidRDefault="00985553" w:rsidP="00F8005C">
      <w:pPr>
        <w:spacing w:line="276" w:lineRule="auto"/>
        <w:rPr>
          <w:sz w:val="24"/>
          <w:szCs w:val="24"/>
        </w:rPr>
      </w:pPr>
    </w:p>
    <w:p w14:paraId="6EE1DBD0" w14:textId="377A8C6F" w:rsidR="00985553" w:rsidRDefault="00985553" w:rsidP="00F8005C">
      <w:pPr>
        <w:spacing w:line="276" w:lineRule="auto"/>
        <w:rPr>
          <w:sz w:val="24"/>
          <w:szCs w:val="24"/>
        </w:rPr>
      </w:pPr>
    </w:p>
    <w:p w14:paraId="736A5C35" w14:textId="3B518A05" w:rsidR="00985553" w:rsidRDefault="00985553" w:rsidP="00F8005C">
      <w:pPr>
        <w:spacing w:line="276" w:lineRule="auto"/>
        <w:rPr>
          <w:sz w:val="24"/>
          <w:szCs w:val="24"/>
        </w:rPr>
      </w:pPr>
    </w:p>
    <w:p w14:paraId="4228AB79" w14:textId="26C9CF6D" w:rsidR="00985553" w:rsidRDefault="00985553" w:rsidP="00F8005C">
      <w:pPr>
        <w:spacing w:line="276" w:lineRule="auto"/>
        <w:rPr>
          <w:sz w:val="24"/>
          <w:szCs w:val="24"/>
        </w:rPr>
      </w:pPr>
    </w:p>
    <w:p w14:paraId="27275028" w14:textId="001D015E" w:rsidR="00985553" w:rsidRDefault="00985553" w:rsidP="00F8005C">
      <w:pPr>
        <w:spacing w:line="276" w:lineRule="auto"/>
        <w:rPr>
          <w:sz w:val="24"/>
          <w:szCs w:val="24"/>
        </w:rPr>
      </w:pPr>
    </w:p>
    <w:p w14:paraId="73CA2546" w14:textId="45EF817B" w:rsidR="00985553" w:rsidRDefault="00985553" w:rsidP="00F8005C">
      <w:pPr>
        <w:spacing w:line="276" w:lineRule="auto"/>
        <w:rPr>
          <w:sz w:val="24"/>
          <w:szCs w:val="24"/>
        </w:rPr>
      </w:pPr>
    </w:p>
    <w:p w14:paraId="1047198A" w14:textId="7B4EB4DF" w:rsidR="00985553" w:rsidRDefault="00985553" w:rsidP="00F8005C">
      <w:pPr>
        <w:spacing w:line="276" w:lineRule="auto"/>
        <w:rPr>
          <w:sz w:val="24"/>
          <w:szCs w:val="24"/>
        </w:rPr>
      </w:pPr>
    </w:p>
    <w:p w14:paraId="157DD9C8" w14:textId="633DA606" w:rsidR="00985553" w:rsidRDefault="00985553" w:rsidP="00F8005C">
      <w:pPr>
        <w:spacing w:line="276" w:lineRule="auto"/>
        <w:rPr>
          <w:sz w:val="24"/>
          <w:szCs w:val="24"/>
        </w:rPr>
      </w:pPr>
    </w:p>
    <w:p w14:paraId="4F17179C" w14:textId="71DDF2A0" w:rsidR="00985553" w:rsidRDefault="00985553" w:rsidP="00F8005C">
      <w:pPr>
        <w:spacing w:line="276" w:lineRule="auto"/>
        <w:rPr>
          <w:sz w:val="24"/>
          <w:szCs w:val="24"/>
        </w:rPr>
      </w:pPr>
    </w:p>
    <w:p w14:paraId="6AB1D8C9" w14:textId="3C9124E3" w:rsidR="00985553" w:rsidRDefault="00985553" w:rsidP="00F8005C">
      <w:pPr>
        <w:spacing w:line="276" w:lineRule="auto"/>
        <w:rPr>
          <w:sz w:val="24"/>
          <w:szCs w:val="24"/>
        </w:rPr>
      </w:pPr>
    </w:p>
    <w:p w14:paraId="2740DE86" w14:textId="6AF6D768" w:rsidR="00985553" w:rsidRDefault="00985553" w:rsidP="00F8005C">
      <w:pPr>
        <w:spacing w:line="276" w:lineRule="auto"/>
        <w:rPr>
          <w:sz w:val="24"/>
          <w:szCs w:val="24"/>
        </w:rPr>
      </w:pPr>
    </w:p>
    <w:p w14:paraId="1AB29A22" w14:textId="1505EC05" w:rsidR="00985553" w:rsidRDefault="00985553" w:rsidP="00F8005C">
      <w:pPr>
        <w:spacing w:line="276" w:lineRule="auto"/>
        <w:rPr>
          <w:sz w:val="24"/>
          <w:szCs w:val="24"/>
        </w:rPr>
      </w:pPr>
    </w:p>
    <w:p w14:paraId="1F3C4673" w14:textId="68A6A62D" w:rsidR="00985553" w:rsidRDefault="00985553" w:rsidP="00F8005C">
      <w:pPr>
        <w:spacing w:line="276" w:lineRule="auto"/>
        <w:rPr>
          <w:sz w:val="24"/>
          <w:szCs w:val="24"/>
        </w:rPr>
      </w:pPr>
    </w:p>
    <w:p w14:paraId="5C420940" w14:textId="4996D535" w:rsidR="00985553" w:rsidRDefault="00985553" w:rsidP="00F8005C">
      <w:pPr>
        <w:spacing w:line="276" w:lineRule="auto"/>
        <w:rPr>
          <w:sz w:val="24"/>
          <w:szCs w:val="24"/>
        </w:rPr>
      </w:pPr>
    </w:p>
    <w:p w14:paraId="3A7E2101" w14:textId="3BDDE609" w:rsidR="00985553" w:rsidRDefault="00985553" w:rsidP="00F8005C">
      <w:pPr>
        <w:spacing w:line="276" w:lineRule="auto"/>
        <w:rPr>
          <w:sz w:val="24"/>
          <w:szCs w:val="24"/>
        </w:rPr>
      </w:pPr>
    </w:p>
    <w:p w14:paraId="4ACEB3C5" w14:textId="68C93079" w:rsidR="00985553" w:rsidRDefault="00985553" w:rsidP="00F8005C">
      <w:pPr>
        <w:spacing w:line="276" w:lineRule="auto"/>
        <w:rPr>
          <w:sz w:val="24"/>
          <w:szCs w:val="24"/>
        </w:rPr>
      </w:pPr>
    </w:p>
    <w:p w14:paraId="09556FB2" w14:textId="2E49B8B6" w:rsidR="00985553" w:rsidRDefault="00985553" w:rsidP="00F8005C">
      <w:pPr>
        <w:spacing w:line="276" w:lineRule="auto"/>
        <w:rPr>
          <w:sz w:val="24"/>
          <w:szCs w:val="24"/>
        </w:rPr>
      </w:pPr>
    </w:p>
    <w:p w14:paraId="5D3FE4FF" w14:textId="6DA1CB06" w:rsidR="00985553" w:rsidRDefault="00985553" w:rsidP="00F8005C">
      <w:pPr>
        <w:spacing w:line="276" w:lineRule="auto"/>
        <w:rPr>
          <w:sz w:val="24"/>
          <w:szCs w:val="24"/>
        </w:rPr>
      </w:pPr>
    </w:p>
    <w:p w14:paraId="72F696C5" w14:textId="65860F0E" w:rsidR="00985553" w:rsidRDefault="00985553" w:rsidP="00F8005C">
      <w:pPr>
        <w:spacing w:line="276" w:lineRule="auto"/>
        <w:rPr>
          <w:sz w:val="24"/>
          <w:szCs w:val="24"/>
        </w:rPr>
      </w:pPr>
    </w:p>
    <w:p w14:paraId="62FC7D87" w14:textId="17446B28" w:rsidR="00985553" w:rsidRDefault="00985553" w:rsidP="00F8005C">
      <w:pPr>
        <w:spacing w:line="276" w:lineRule="auto"/>
        <w:rPr>
          <w:sz w:val="24"/>
          <w:szCs w:val="24"/>
        </w:rPr>
      </w:pPr>
    </w:p>
    <w:p w14:paraId="36CF94FB" w14:textId="0AA8A7DA" w:rsidR="00985553" w:rsidRDefault="00985553" w:rsidP="00F8005C">
      <w:pPr>
        <w:spacing w:line="276" w:lineRule="auto"/>
        <w:rPr>
          <w:sz w:val="24"/>
          <w:szCs w:val="24"/>
        </w:rPr>
      </w:pPr>
    </w:p>
    <w:p w14:paraId="033C17FD" w14:textId="28B795ED" w:rsidR="00985553" w:rsidRDefault="00985553" w:rsidP="00F8005C">
      <w:pPr>
        <w:spacing w:line="276" w:lineRule="auto"/>
        <w:rPr>
          <w:sz w:val="24"/>
          <w:szCs w:val="24"/>
        </w:rPr>
      </w:pPr>
    </w:p>
    <w:p w14:paraId="25FF5DE5" w14:textId="7F1D7BC2" w:rsidR="00985553" w:rsidRDefault="00985553" w:rsidP="00F8005C">
      <w:pPr>
        <w:spacing w:line="276" w:lineRule="auto"/>
        <w:rPr>
          <w:sz w:val="24"/>
          <w:szCs w:val="24"/>
        </w:rPr>
      </w:pPr>
    </w:p>
    <w:p w14:paraId="2921B278" w14:textId="252A5869" w:rsidR="00985553" w:rsidRDefault="00985553" w:rsidP="00F8005C">
      <w:pPr>
        <w:spacing w:line="276" w:lineRule="auto"/>
        <w:rPr>
          <w:sz w:val="24"/>
          <w:szCs w:val="24"/>
        </w:rPr>
      </w:pPr>
    </w:p>
    <w:p w14:paraId="648E8D3B" w14:textId="3A52EBA7" w:rsidR="00985553" w:rsidRDefault="00985553" w:rsidP="00F8005C">
      <w:pPr>
        <w:spacing w:line="276" w:lineRule="auto"/>
        <w:rPr>
          <w:sz w:val="24"/>
          <w:szCs w:val="24"/>
        </w:rPr>
      </w:pPr>
    </w:p>
    <w:p w14:paraId="1A27323F" w14:textId="441B2701" w:rsidR="00985553" w:rsidRDefault="00985553" w:rsidP="00F8005C">
      <w:pPr>
        <w:spacing w:line="276" w:lineRule="auto"/>
        <w:rPr>
          <w:sz w:val="24"/>
          <w:szCs w:val="24"/>
        </w:rPr>
      </w:pPr>
    </w:p>
    <w:p w14:paraId="60B43325" w14:textId="0A11B7C5" w:rsidR="00985553" w:rsidRDefault="00985553" w:rsidP="00F8005C">
      <w:pPr>
        <w:spacing w:line="276" w:lineRule="auto"/>
        <w:rPr>
          <w:sz w:val="24"/>
          <w:szCs w:val="24"/>
        </w:rPr>
      </w:pPr>
    </w:p>
    <w:p w14:paraId="64C3A68E" w14:textId="2CEAEFEA" w:rsidR="00985553" w:rsidRDefault="00985553" w:rsidP="00F8005C">
      <w:pPr>
        <w:spacing w:line="276" w:lineRule="auto"/>
        <w:rPr>
          <w:sz w:val="24"/>
          <w:szCs w:val="24"/>
        </w:rPr>
      </w:pPr>
    </w:p>
    <w:p w14:paraId="4C02A738" w14:textId="0FC1B882" w:rsidR="00985553" w:rsidRDefault="00985553" w:rsidP="00F8005C">
      <w:pPr>
        <w:spacing w:line="276" w:lineRule="auto"/>
        <w:rPr>
          <w:sz w:val="24"/>
          <w:szCs w:val="24"/>
        </w:rPr>
      </w:pPr>
    </w:p>
    <w:p w14:paraId="15D00AD4" w14:textId="6344DC4F" w:rsidR="00985553" w:rsidRDefault="00985553" w:rsidP="00F8005C">
      <w:pPr>
        <w:spacing w:line="276" w:lineRule="auto"/>
        <w:rPr>
          <w:sz w:val="24"/>
          <w:szCs w:val="24"/>
        </w:rPr>
      </w:pPr>
    </w:p>
    <w:p w14:paraId="63C4B364" w14:textId="365D5110" w:rsidR="00985553" w:rsidRDefault="00985553" w:rsidP="00F8005C">
      <w:pPr>
        <w:spacing w:line="276" w:lineRule="auto"/>
        <w:rPr>
          <w:sz w:val="24"/>
          <w:szCs w:val="24"/>
        </w:rPr>
      </w:pPr>
    </w:p>
    <w:p w14:paraId="34FB9F51" w14:textId="1EEFB204" w:rsidR="00985553" w:rsidRDefault="00985553" w:rsidP="00F8005C">
      <w:pPr>
        <w:spacing w:line="276" w:lineRule="auto"/>
        <w:rPr>
          <w:sz w:val="24"/>
          <w:szCs w:val="24"/>
        </w:rPr>
      </w:pPr>
    </w:p>
    <w:p w14:paraId="6C8D09A9" w14:textId="5F4B69FF" w:rsidR="00985553" w:rsidRDefault="00985553" w:rsidP="00F8005C">
      <w:pPr>
        <w:spacing w:line="276" w:lineRule="auto"/>
        <w:rPr>
          <w:sz w:val="24"/>
          <w:szCs w:val="24"/>
        </w:rPr>
      </w:pPr>
    </w:p>
    <w:p w14:paraId="1A82F02D" w14:textId="5BDCE18B" w:rsidR="00985553" w:rsidRDefault="00985553" w:rsidP="00F8005C">
      <w:pPr>
        <w:spacing w:line="276" w:lineRule="auto"/>
        <w:rPr>
          <w:sz w:val="24"/>
          <w:szCs w:val="24"/>
        </w:rPr>
      </w:pPr>
    </w:p>
    <w:p w14:paraId="43C58B8E" w14:textId="77777777" w:rsidR="00985553" w:rsidRDefault="00985553" w:rsidP="00F8005C">
      <w:pPr>
        <w:spacing w:line="276" w:lineRule="auto"/>
        <w:rPr>
          <w:sz w:val="24"/>
          <w:szCs w:val="24"/>
        </w:rPr>
      </w:pPr>
    </w:p>
    <w:p w14:paraId="25AFBCF8" w14:textId="77777777" w:rsidR="00701170" w:rsidRPr="0027689A" w:rsidRDefault="00701170" w:rsidP="00F8005C">
      <w:pPr>
        <w:spacing w:line="276" w:lineRule="auto"/>
        <w:rPr>
          <w:sz w:val="24"/>
          <w:szCs w:val="24"/>
        </w:rPr>
      </w:pPr>
    </w:p>
    <w:p w14:paraId="02C40405" w14:textId="77777777" w:rsidR="00C86518" w:rsidRPr="0027689A" w:rsidRDefault="00C86518" w:rsidP="00F8005C">
      <w:pPr>
        <w:spacing w:line="276" w:lineRule="auto"/>
        <w:rPr>
          <w:sz w:val="24"/>
          <w:szCs w:val="24"/>
        </w:rPr>
      </w:pPr>
    </w:p>
    <w:p w14:paraId="34DAE040" w14:textId="77777777" w:rsidR="00C86518" w:rsidRPr="0027689A" w:rsidRDefault="00C86518" w:rsidP="00F8005C">
      <w:pPr>
        <w:spacing w:line="276" w:lineRule="auto"/>
        <w:rPr>
          <w:sz w:val="24"/>
          <w:szCs w:val="24"/>
        </w:rPr>
      </w:pPr>
    </w:p>
    <w:p w14:paraId="4BD9C614" w14:textId="77777777" w:rsidR="00C86518" w:rsidRPr="0027689A" w:rsidRDefault="00C86518" w:rsidP="00F8005C">
      <w:pPr>
        <w:spacing w:line="276" w:lineRule="auto"/>
        <w:rPr>
          <w:sz w:val="24"/>
          <w:szCs w:val="24"/>
        </w:rPr>
      </w:pPr>
    </w:p>
    <w:p w14:paraId="7C90BB0A" w14:textId="77777777" w:rsidR="00C86518" w:rsidRPr="0027689A" w:rsidRDefault="00C86518" w:rsidP="00F8005C">
      <w:pPr>
        <w:spacing w:line="276" w:lineRule="auto"/>
        <w:rPr>
          <w:sz w:val="24"/>
          <w:szCs w:val="24"/>
        </w:rPr>
      </w:pPr>
    </w:p>
    <w:p w14:paraId="160275DD" w14:textId="03814310" w:rsidR="00731429" w:rsidRDefault="00E8010F" w:rsidP="00731429">
      <w:pPr>
        <w:pStyle w:val="Heading2"/>
        <w:spacing w:before="0" w:after="0" w:line="276" w:lineRule="auto"/>
        <w:jc w:val="right"/>
        <w:rPr>
          <w:rFonts w:ascii="Times New Roman" w:hAnsi="Times New Roman"/>
          <w:sz w:val="24"/>
          <w:szCs w:val="24"/>
        </w:rPr>
      </w:pPr>
      <w:r w:rsidRPr="0027689A">
        <w:rPr>
          <w:rFonts w:ascii="Times New Roman" w:hAnsi="Times New Roman"/>
          <w:sz w:val="24"/>
          <w:szCs w:val="24"/>
        </w:rPr>
        <w:t>5</w:t>
      </w:r>
      <w:r w:rsidR="00BB756F" w:rsidRPr="0027689A">
        <w:rPr>
          <w:rFonts w:ascii="Times New Roman" w:hAnsi="Times New Roman"/>
          <w:sz w:val="24"/>
          <w:szCs w:val="24"/>
        </w:rPr>
        <w:t>.0</w:t>
      </w:r>
      <w:r w:rsidR="00BB756F" w:rsidRPr="0027689A">
        <w:rPr>
          <w:rFonts w:ascii="Times New Roman" w:hAnsi="Times New Roman"/>
          <w:sz w:val="24"/>
          <w:szCs w:val="24"/>
        </w:rPr>
        <w:tab/>
      </w:r>
      <w:r w:rsidR="00CD6B89" w:rsidRPr="0027689A">
        <w:rPr>
          <w:rFonts w:ascii="Times New Roman" w:hAnsi="Times New Roman"/>
          <w:sz w:val="24"/>
          <w:szCs w:val="24"/>
        </w:rPr>
        <w:t>ATR DATA COLLECTION</w:t>
      </w:r>
    </w:p>
    <w:p w14:paraId="2E0F32E3" w14:textId="77777777" w:rsidR="00731429" w:rsidRDefault="00731429" w:rsidP="00731429">
      <w:pPr>
        <w:pStyle w:val="Heading2"/>
        <w:numPr>
          <w:ilvl w:val="0"/>
          <w:numId w:val="0"/>
        </w:numPr>
        <w:spacing w:before="0" w:after="0" w:line="276" w:lineRule="auto"/>
        <w:jc w:val="both"/>
        <w:rPr>
          <w:rFonts w:ascii="Times New Roman" w:hAnsi="Times New Roman"/>
          <w:sz w:val="24"/>
          <w:szCs w:val="24"/>
        </w:rPr>
      </w:pPr>
    </w:p>
    <w:p w14:paraId="204765DF" w14:textId="6E1BE49D" w:rsidR="00731429" w:rsidRDefault="00731429" w:rsidP="00731429">
      <w:pPr>
        <w:pStyle w:val="Heading2"/>
        <w:numPr>
          <w:ilvl w:val="0"/>
          <w:numId w:val="0"/>
        </w:numPr>
        <w:spacing w:before="0" w:after="0" w:line="276" w:lineRule="auto"/>
        <w:jc w:val="both"/>
        <w:rPr>
          <w:rFonts w:ascii="Times New Roman" w:hAnsi="Times New Roman"/>
          <w:sz w:val="24"/>
          <w:szCs w:val="24"/>
        </w:rPr>
      </w:pPr>
    </w:p>
    <w:p w14:paraId="3F1E5B9D" w14:textId="0AAD6430" w:rsidR="00731429" w:rsidRDefault="00731429" w:rsidP="00731429"/>
    <w:p w14:paraId="38E94A39" w14:textId="68D13CCE" w:rsidR="00731429" w:rsidRDefault="00731429" w:rsidP="00731429"/>
    <w:p w14:paraId="3E168B58" w14:textId="01EC8703" w:rsidR="00731429" w:rsidRDefault="00731429" w:rsidP="00731429"/>
    <w:p w14:paraId="6A0441F9" w14:textId="4063DD07" w:rsidR="00731429" w:rsidRDefault="00731429" w:rsidP="00731429"/>
    <w:p w14:paraId="522331C7" w14:textId="2B399023" w:rsidR="00731429" w:rsidRDefault="00731429" w:rsidP="00731429"/>
    <w:p w14:paraId="5A5B5752" w14:textId="7D31BF00" w:rsidR="00731429" w:rsidRDefault="00731429" w:rsidP="00731429"/>
    <w:p w14:paraId="78795783" w14:textId="621F27CF" w:rsidR="00731429" w:rsidRDefault="00731429" w:rsidP="00731429"/>
    <w:p w14:paraId="60472DB4" w14:textId="25B135BF" w:rsidR="00731429" w:rsidRDefault="00731429" w:rsidP="00731429"/>
    <w:p w14:paraId="1A67B4AF" w14:textId="178B5E51" w:rsidR="00731429" w:rsidRDefault="00731429" w:rsidP="00731429"/>
    <w:p w14:paraId="58ADFA81" w14:textId="256FFFBB" w:rsidR="00731429" w:rsidRDefault="00731429" w:rsidP="00731429"/>
    <w:p w14:paraId="54B26CBE" w14:textId="5C029D9F" w:rsidR="00731429" w:rsidRDefault="00731429" w:rsidP="00731429"/>
    <w:p w14:paraId="6B65CC7A" w14:textId="3B625DDB" w:rsidR="00731429" w:rsidRDefault="00731429" w:rsidP="00731429"/>
    <w:p w14:paraId="47B76603" w14:textId="61D1578E" w:rsidR="00731429" w:rsidRDefault="00731429" w:rsidP="00731429"/>
    <w:p w14:paraId="3718D3F4" w14:textId="4E880AA9" w:rsidR="00731429" w:rsidRDefault="00731429" w:rsidP="00731429"/>
    <w:p w14:paraId="540DD920" w14:textId="324F7166" w:rsidR="00731429" w:rsidRDefault="00731429" w:rsidP="00731429"/>
    <w:p w14:paraId="2CBE288D" w14:textId="1626828A" w:rsidR="00731429" w:rsidRDefault="00731429" w:rsidP="00731429"/>
    <w:p w14:paraId="5E6AAF63" w14:textId="3DD75F34" w:rsidR="00731429" w:rsidRDefault="00731429" w:rsidP="00731429"/>
    <w:p w14:paraId="0A6C197F" w14:textId="701ADB2D" w:rsidR="00731429" w:rsidRDefault="00731429" w:rsidP="00731429"/>
    <w:p w14:paraId="51573679" w14:textId="19D193CE" w:rsidR="00731429" w:rsidRDefault="00731429" w:rsidP="00731429"/>
    <w:p w14:paraId="18200321" w14:textId="1F24D2CC" w:rsidR="00731429" w:rsidRDefault="00731429" w:rsidP="00731429"/>
    <w:p w14:paraId="62B78C5D" w14:textId="3690A4BA" w:rsidR="00731429" w:rsidRDefault="00731429" w:rsidP="00731429"/>
    <w:p w14:paraId="43B1B54B" w14:textId="68DBA740" w:rsidR="00731429" w:rsidRDefault="00731429" w:rsidP="00731429"/>
    <w:p w14:paraId="4DAC3304" w14:textId="77777777" w:rsidR="00731429" w:rsidRPr="00731429" w:rsidRDefault="00731429" w:rsidP="00731429"/>
    <w:p w14:paraId="0B576863" w14:textId="18200AB4" w:rsidR="00385D99" w:rsidRPr="00D572E9" w:rsidRDefault="009C104A" w:rsidP="00731429">
      <w:pPr>
        <w:pStyle w:val="Heading2"/>
        <w:numPr>
          <w:ilvl w:val="0"/>
          <w:numId w:val="0"/>
        </w:numPr>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5</w:t>
      </w:r>
      <w:r w:rsidR="00385D99" w:rsidRPr="0027689A">
        <w:rPr>
          <w:rFonts w:ascii="Times New Roman" w:hAnsi="Times New Roman"/>
          <w:sz w:val="24"/>
          <w:szCs w:val="24"/>
        </w:rPr>
        <w:t>.1</w:t>
      </w:r>
      <w:r w:rsidR="00150193" w:rsidRPr="0027689A">
        <w:rPr>
          <w:rFonts w:ascii="Times New Roman" w:hAnsi="Times New Roman"/>
          <w:sz w:val="24"/>
          <w:szCs w:val="24"/>
        </w:rPr>
        <w:tab/>
        <w:t>Start</w:t>
      </w:r>
      <w:r w:rsidR="00385D99" w:rsidRPr="0027689A">
        <w:rPr>
          <w:rFonts w:ascii="Times New Roman" w:hAnsi="Times New Roman"/>
          <w:sz w:val="24"/>
          <w:szCs w:val="24"/>
        </w:rPr>
        <w:t xml:space="preserve"> Menu</w:t>
      </w:r>
    </w:p>
    <w:p w14:paraId="374FA649" w14:textId="510048F1" w:rsidR="00701170" w:rsidRDefault="00701170" w:rsidP="00701170">
      <w:pPr>
        <w:spacing w:line="276" w:lineRule="auto"/>
        <w:jc w:val="both"/>
        <w:rPr>
          <w:sz w:val="24"/>
          <w:szCs w:val="24"/>
        </w:rPr>
      </w:pPr>
      <w:r>
        <w:rPr>
          <w:sz w:val="24"/>
          <w:szCs w:val="24"/>
        </w:rPr>
        <w:t>Below are the steps to be followed by the user.</w:t>
      </w:r>
    </w:p>
    <w:p w14:paraId="650254AE" w14:textId="63D981D6" w:rsidR="00D54F08" w:rsidRPr="00701170" w:rsidRDefault="00701170" w:rsidP="00701170">
      <w:pPr>
        <w:spacing w:line="276" w:lineRule="auto"/>
        <w:jc w:val="both"/>
        <w:rPr>
          <w:sz w:val="24"/>
          <w:szCs w:val="24"/>
        </w:rPr>
      </w:pPr>
      <w:r w:rsidRPr="00D814DF">
        <w:rPr>
          <w:b/>
          <w:sz w:val="24"/>
          <w:szCs w:val="24"/>
        </w:rPr>
        <w:t>Step 1:</w:t>
      </w:r>
      <w:r>
        <w:rPr>
          <w:sz w:val="24"/>
          <w:szCs w:val="24"/>
        </w:rPr>
        <w:t xml:space="preserve"> </w:t>
      </w:r>
      <w:r w:rsidR="00D54F08" w:rsidRPr="00701170">
        <w:rPr>
          <w:sz w:val="24"/>
          <w:szCs w:val="24"/>
        </w:rPr>
        <w:t>O</w:t>
      </w:r>
      <w:r w:rsidR="0065353A" w:rsidRPr="00701170">
        <w:rPr>
          <w:sz w:val="24"/>
          <w:szCs w:val="24"/>
        </w:rPr>
        <w:t xml:space="preserve">pen the software and </w:t>
      </w:r>
      <w:r w:rsidR="00D54F08" w:rsidRPr="00701170">
        <w:rPr>
          <w:sz w:val="24"/>
          <w:szCs w:val="24"/>
        </w:rPr>
        <w:t xml:space="preserve">navigate </w:t>
      </w:r>
      <w:r w:rsidR="0065353A" w:rsidRPr="00701170">
        <w:rPr>
          <w:sz w:val="24"/>
          <w:szCs w:val="24"/>
        </w:rPr>
        <w:t xml:space="preserve">to the “ATR Data Collection” tab. </w:t>
      </w:r>
    </w:p>
    <w:p w14:paraId="7FE73F87" w14:textId="6FA866C3" w:rsidR="00D54F08" w:rsidRPr="00701170" w:rsidRDefault="00701170" w:rsidP="00701170">
      <w:pPr>
        <w:spacing w:line="276" w:lineRule="auto"/>
        <w:jc w:val="both"/>
        <w:rPr>
          <w:sz w:val="24"/>
          <w:szCs w:val="24"/>
        </w:rPr>
      </w:pPr>
      <w:r w:rsidRPr="00D814DF">
        <w:rPr>
          <w:b/>
          <w:sz w:val="24"/>
          <w:szCs w:val="24"/>
        </w:rPr>
        <w:t>Step 2:</w:t>
      </w:r>
      <w:r>
        <w:rPr>
          <w:sz w:val="24"/>
          <w:szCs w:val="24"/>
        </w:rPr>
        <w:t xml:space="preserve"> </w:t>
      </w:r>
      <w:r w:rsidR="00D54F08" w:rsidRPr="00701170">
        <w:rPr>
          <w:sz w:val="24"/>
          <w:szCs w:val="24"/>
        </w:rPr>
        <w:t>C</w:t>
      </w:r>
      <w:r w:rsidR="00A92F3C" w:rsidRPr="00701170">
        <w:rPr>
          <w:sz w:val="24"/>
          <w:szCs w:val="24"/>
        </w:rPr>
        <w:t>lick the “browse” button beside the “Data Collector File” box</w:t>
      </w:r>
      <w:r w:rsidR="00D956E4" w:rsidRPr="00701170">
        <w:rPr>
          <w:sz w:val="24"/>
          <w:szCs w:val="24"/>
        </w:rPr>
        <w:t xml:space="preserve">. </w:t>
      </w:r>
    </w:p>
    <w:p w14:paraId="1EA261B9" w14:textId="64B582E2" w:rsidR="00D54F08" w:rsidRPr="00701170" w:rsidRDefault="00701170" w:rsidP="00701170">
      <w:pPr>
        <w:spacing w:line="276" w:lineRule="auto"/>
        <w:jc w:val="both"/>
        <w:rPr>
          <w:sz w:val="24"/>
          <w:szCs w:val="24"/>
        </w:rPr>
      </w:pPr>
      <w:r w:rsidRPr="00D814DF">
        <w:rPr>
          <w:b/>
          <w:sz w:val="24"/>
          <w:szCs w:val="24"/>
        </w:rPr>
        <w:t>Step 3:</w:t>
      </w:r>
      <w:r>
        <w:rPr>
          <w:sz w:val="24"/>
          <w:szCs w:val="24"/>
        </w:rPr>
        <w:t xml:space="preserve"> </w:t>
      </w:r>
      <w:r w:rsidR="00D956E4" w:rsidRPr="00701170">
        <w:rPr>
          <w:sz w:val="24"/>
          <w:szCs w:val="24"/>
        </w:rPr>
        <w:t xml:space="preserve">Using this box, select the </w:t>
      </w:r>
      <w:r w:rsidR="00E71677" w:rsidRPr="00701170">
        <w:rPr>
          <w:sz w:val="24"/>
          <w:szCs w:val="24"/>
        </w:rPr>
        <w:t xml:space="preserve">appropriate </w:t>
      </w:r>
      <w:r w:rsidR="00D956E4" w:rsidRPr="00701170">
        <w:rPr>
          <w:sz w:val="24"/>
          <w:szCs w:val="24"/>
        </w:rPr>
        <w:t>Python scrip</w:t>
      </w:r>
      <w:r w:rsidR="00E71677" w:rsidRPr="00701170">
        <w:rPr>
          <w:sz w:val="24"/>
          <w:szCs w:val="24"/>
        </w:rPr>
        <w:t>t for your setup</w:t>
      </w:r>
      <w:r w:rsidR="00D956E4" w:rsidRPr="00701170">
        <w:rPr>
          <w:sz w:val="24"/>
          <w:szCs w:val="24"/>
        </w:rPr>
        <w:t>.</w:t>
      </w:r>
      <w:r w:rsidR="00551710" w:rsidRPr="00701170">
        <w:rPr>
          <w:sz w:val="24"/>
          <w:szCs w:val="24"/>
        </w:rPr>
        <w:t xml:space="preserve"> The file will have an extension of “*.py</w:t>
      </w:r>
      <w:r w:rsidR="00D54F08" w:rsidRPr="00701170">
        <w:rPr>
          <w:sz w:val="24"/>
          <w:szCs w:val="24"/>
        </w:rPr>
        <w:t>.</w:t>
      </w:r>
      <w:r w:rsidR="00551710" w:rsidRPr="00701170">
        <w:rPr>
          <w:sz w:val="24"/>
          <w:szCs w:val="24"/>
        </w:rPr>
        <w:t xml:space="preserve">” </w:t>
      </w:r>
      <w:r w:rsidR="00D54F08" w:rsidRPr="00701170">
        <w:rPr>
          <w:sz w:val="24"/>
          <w:szCs w:val="24"/>
        </w:rPr>
        <w:t>Select</w:t>
      </w:r>
      <w:r w:rsidR="00551710" w:rsidRPr="00701170">
        <w:rPr>
          <w:sz w:val="24"/>
          <w:szCs w:val="24"/>
        </w:rPr>
        <w:t xml:space="preserve"> the file “SC_hv.py”</w:t>
      </w:r>
      <w:r w:rsidR="001605AD" w:rsidRPr="00701170">
        <w:rPr>
          <w:sz w:val="24"/>
          <w:szCs w:val="24"/>
        </w:rPr>
        <w:t xml:space="preserve">. </w:t>
      </w:r>
    </w:p>
    <w:p w14:paraId="334C59E9" w14:textId="13467225" w:rsidR="00385D99" w:rsidRPr="00701170" w:rsidRDefault="00701170" w:rsidP="00701170">
      <w:pPr>
        <w:spacing w:line="276" w:lineRule="auto"/>
        <w:jc w:val="both"/>
        <w:rPr>
          <w:sz w:val="24"/>
          <w:szCs w:val="24"/>
        </w:rPr>
      </w:pPr>
      <w:r w:rsidRPr="00D814DF">
        <w:rPr>
          <w:b/>
          <w:sz w:val="24"/>
          <w:szCs w:val="24"/>
        </w:rPr>
        <w:t>Step 4:</w:t>
      </w:r>
      <w:r>
        <w:rPr>
          <w:sz w:val="24"/>
          <w:szCs w:val="24"/>
        </w:rPr>
        <w:t xml:space="preserve"> </w:t>
      </w:r>
      <w:r w:rsidR="00DD0C4C" w:rsidRPr="00701170">
        <w:rPr>
          <w:sz w:val="24"/>
          <w:szCs w:val="24"/>
        </w:rPr>
        <w:t xml:space="preserve">As mentioned in section 1.2.3.2, select the script corresponding to the browser </w:t>
      </w:r>
      <w:r w:rsidR="00D54F08" w:rsidRPr="00701170">
        <w:rPr>
          <w:sz w:val="24"/>
          <w:szCs w:val="24"/>
        </w:rPr>
        <w:t>you have selected</w:t>
      </w:r>
      <w:r w:rsidR="00DD0C4C" w:rsidRPr="00701170">
        <w:rPr>
          <w:sz w:val="24"/>
          <w:szCs w:val="24"/>
        </w:rPr>
        <w:t xml:space="preserve">. In this </w:t>
      </w:r>
      <w:r w:rsidR="00D54F08" w:rsidRPr="00701170">
        <w:rPr>
          <w:sz w:val="24"/>
          <w:szCs w:val="24"/>
        </w:rPr>
        <w:t>example</w:t>
      </w:r>
      <w:r w:rsidR="00DD0C4C" w:rsidRPr="00701170">
        <w:rPr>
          <w:sz w:val="24"/>
          <w:szCs w:val="24"/>
        </w:rPr>
        <w:t xml:space="preserve">, we </w:t>
      </w:r>
      <w:r w:rsidR="00D54F08" w:rsidRPr="00701170">
        <w:rPr>
          <w:sz w:val="24"/>
          <w:szCs w:val="24"/>
        </w:rPr>
        <w:t>have selected</w:t>
      </w:r>
      <w:r w:rsidR="00DD0C4C" w:rsidRPr="00701170">
        <w:rPr>
          <w:sz w:val="24"/>
          <w:szCs w:val="24"/>
        </w:rPr>
        <w:t xml:space="preserve"> Google Chrome, so we </w:t>
      </w:r>
      <w:r w:rsidR="00D54F08" w:rsidRPr="00701170">
        <w:rPr>
          <w:sz w:val="24"/>
          <w:szCs w:val="24"/>
        </w:rPr>
        <w:t xml:space="preserve">choose </w:t>
      </w:r>
      <w:r w:rsidR="00DD0C4C" w:rsidRPr="00701170">
        <w:rPr>
          <w:sz w:val="24"/>
          <w:szCs w:val="24"/>
        </w:rPr>
        <w:t xml:space="preserve">the script that corresponds to Google chrome. </w:t>
      </w:r>
      <w:r w:rsidR="001605AD" w:rsidRPr="00701170">
        <w:rPr>
          <w:sz w:val="24"/>
          <w:szCs w:val="24"/>
        </w:rPr>
        <w:t>Below is a screenshot of the selection.</w:t>
      </w:r>
    </w:p>
    <w:p w14:paraId="32DA8378" w14:textId="658EDBFC" w:rsidR="00E71677" w:rsidRPr="0027689A" w:rsidRDefault="00E71677" w:rsidP="00F8005C">
      <w:pPr>
        <w:spacing w:line="276" w:lineRule="auto"/>
        <w:jc w:val="both"/>
        <w:rPr>
          <w:sz w:val="24"/>
          <w:szCs w:val="24"/>
        </w:rPr>
      </w:pPr>
    </w:p>
    <w:p w14:paraId="24FC006D" w14:textId="3AC59120" w:rsidR="00E71677" w:rsidRPr="0027689A" w:rsidRDefault="00E71677"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83840" behindDoc="0" locked="0" layoutInCell="1" allowOverlap="1" wp14:anchorId="12A380BD" wp14:editId="3858488E">
                <wp:simplePos x="0" y="0"/>
                <wp:positionH relativeFrom="column">
                  <wp:posOffset>2457450</wp:posOffset>
                </wp:positionH>
                <wp:positionV relativeFrom="paragraph">
                  <wp:posOffset>575310</wp:posOffset>
                </wp:positionV>
                <wp:extent cx="1510030" cy="2479040"/>
                <wp:effectExtent l="0" t="0" r="71120" b="54610"/>
                <wp:wrapNone/>
                <wp:docPr id="203" name="Elbow Connector 203"/>
                <wp:cNvGraphicFramePr/>
                <a:graphic xmlns:a="http://schemas.openxmlformats.org/drawingml/2006/main">
                  <a:graphicData uri="http://schemas.microsoft.com/office/word/2010/wordprocessingShape">
                    <wps:wsp>
                      <wps:cNvCnPr/>
                      <wps:spPr>
                        <a:xfrm>
                          <a:off x="0" y="0"/>
                          <a:ext cx="1510030" cy="2479040"/>
                        </a:xfrm>
                        <a:prstGeom prst="bentConnector3">
                          <a:avLst>
                            <a:gd name="adj1" fmla="val 9966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FBC83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3" o:spid="_x0000_s1026" type="#_x0000_t34" style="position:absolute;margin-left:193.5pt;margin-top:45.3pt;width:118.9pt;height:19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" adj="21527" strokecolor="black [3213]" strokeweight="1.5pt">
                <v:stroke endarrow="block"/>
              </v:shape>
            </w:pict>
          </mc:Fallback>
        </mc:AlternateContent>
      </w:r>
      <w:r w:rsidRPr="0027689A">
        <w:rPr>
          <w:noProof/>
          <w:sz w:val="24"/>
          <w:szCs w:val="24"/>
        </w:rPr>
        <w:drawing>
          <wp:inline distT="0" distB="0" distL="0" distR="0" wp14:anchorId="6FEB5968" wp14:editId="1D206774">
            <wp:extent cx="2964591" cy="2809875"/>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7914" cy="2831981"/>
                    </a:xfrm>
                    <a:prstGeom prst="rect">
                      <a:avLst/>
                    </a:prstGeom>
                  </pic:spPr>
                </pic:pic>
              </a:graphicData>
            </a:graphic>
          </wp:inline>
        </w:drawing>
      </w:r>
    </w:p>
    <w:p w14:paraId="2CB7D69E" w14:textId="77777777" w:rsidR="00E71677" w:rsidRPr="0027689A" w:rsidRDefault="00E71677" w:rsidP="00F8005C">
      <w:pPr>
        <w:spacing w:line="276" w:lineRule="auto"/>
        <w:jc w:val="both"/>
        <w:rPr>
          <w:sz w:val="24"/>
          <w:szCs w:val="24"/>
        </w:rPr>
      </w:pPr>
    </w:p>
    <w:p w14:paraId="1A44A93E" w14:textId="1C7C40BB" w:rsidR="001605AD" w:rsidRPr="0027689A" w:rsidRDefault="00E71677" w:rsidP="00F8005C">
      <w:pPr>
        <w:spacing w:line="276" w:lineRule="auto"/>
        <w:jc w:val="both"/>
        <w:rPr>
          <w:sz w:val="24"/>
          <w:szCs w:val="24"/>
        </w:rPr>
      </w:pPr>
      <w:r w:rsidRPr="0027689A">
        <w:rPr>
          <w:noProof/>
          <w:sz w:val="24"/>
          <w:szCs w:val="24"/>
        </w:rPr>
        <w:drawing>
          <wp:inline distT="0" distB="0" distL="0" distR="0" wp14:anchorId="763A802D" wp14:editId="3570E06F">
            <wp:extent cx="4961614" cy="3145006"/>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8990" cy="3149682"/>
                    </a:xfrm>
                    <a:prstGeom prst="rect">
                      <a:avLst/>
                    </a:prstGeom>
                  </pic:spPr>
                </pic:pic>
              </a:graphicData>
            </a:graphic>
          </wp:inline>
        </w:drawing>
      </w:r>
    </w:p>
    <w:p w14:paraId="571D81B8" w14:textId="77777777" w:rsidR="001605AD" w:rsidRPr="0027689A" w:rsidRDefault="001605AD" w:rsidP="00F8005C">
      <w:pPr>
        <w:spacing w:line="276" w:lineRule="auto"/>
        <w:jc w:val="both"/>
        <w:rPr>
          <w:sz w:val="24"/>
          <w:szCs w:val="24"/>
        </w:rPr>
      </w:pPr>
    </w:p>
    <w:p w14:paraId="220653A6" w14:textId="77777777" w:rsidR="001605AD" w:rsidRPr="0027689A" w:rsidRDefault="001605AD" w:rsidP="00F8005C">
      <w:pPr>
        <w:spacing w:line="276" w:lineRule="auto"/>
        <w:jc w:val="both"/>
        <w:rPr>
          <w:sz w:val="24"/>
          <w:szCs w:val="24"/>
        </w:rPr>
      </w:pPr>
      <w:r w:rsidRPr="0027689A">
        <w:rPr>
          <w:sz w:val="24"/>
          <w:szCs w:val="24"/>
        </w:rPr>
        <w:t>After the selection, the path to the file appears in the box. Below is the screenshot.</w:t>
      </w:r>
    </w:p>
    <w:p w14:paraId="67C3DF0B" w14:textId="77777777" w:rsidR="001605AD" w:rsidRPr="0027689A" w:rsidRDefault="001605AD" w:rsidP="00F8005C">
      <w:pPr>
        <w:spacing w:line="276" w:lineRule="auto"/>
        <w:jc w:val="both"/>
        <w:rPr>
          <w:sz w:val="24"/>
          <w:szCs w:val="24"/>
        </w:rPr>
      </w:pPr>
    </w:p>
    <w:p w14:paraId="60509DBC" w14:textId="77777777" w:rsidR="001605AD" w:rsidRPr="0027689A" w:rsidRDefault="001605AD" w:rsidP="00F8005C">
      <w:pPr>
        <w:spacing w:line="276" w:lineRule="auto"/>
        <w:jc w:val="both"/>
        <w:rPr>
          <w:sz w:val="24"/>
          <w:szCs w:val="24"/>
        </w:rPr>
      </w:pPr>
      <w:r w:rsidRPr="0027689A">
        <w:rPr>
          <w:noProof/>
          <w:sz w:val="24"/>
          <w:szCs w:val="24"/>
        </w:rPr>
        <w:drawing>
          <wp:inline distT="0" distB="0" distL="0" distR="0" wp14:anchorId="0DC6CDB8" wp14:editId="48D4B26D">
            <wp:extent cx="3168772" cy="30135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4248" cy="3028262"/>
                    </a:xfrm>
                    <a:prstGeom prst="rect">
                      <a:avLst/>
                    </a:prstGeom>
                  </pic:spPr>
                </pic:pic>
              </a:graphicData>
            </a:graphic>
          </wp:inline>
        </w:drawing>
      </w:r>
    </w:p>
    <w:p w14:paraId="2A4155CA" w14:textId="77777777" w:rsidR="00E71677" w:rsidRPr="0027689A" w:rsidRDefault="00E71677" w:rsidP="00F8005C">
      <w:pPr>
        <w:spacing w:line="276" w:lineRule="auto"/>
        <w:jc w:val="both"/>
        <w:rPr>
          <w:sz w:val="24"/>
          <w:szCs w:val="24"/>
        </w:rPr>
      </w:pPr>
    </w:p>
    <w:p w14:paraId="37A52D40" w14:textId="188A798B" w:rsidR="00E71677" w:rsidRPr="00701170" w:rsidRDefault="00701170" w:rsidP="00701170">
      <w:pPr>
        <w:spacing w:line="276" w:lineRule="auto"/>
        <w:jc w:val="both"/>
        <w:rPr>
          <w:sz w:val="24"/>
          <w:szCs w:val="24"/>
        </w:rPr>
      </w:pPr>
      <w:r w:rsidRPr="00D814DF">
        <w:rPr>
          <w:b/>
          <w:sz w:val="24"/>
          <w:szCs w:val="24"/>
        </w:rPr>
        <w:t>Step 5:</w:t>
      </w:r>
      <w:r>
        <w:rPr>
          <w:sz w:val="24"/>
          <w:szCs w:val="24"/>
        </w:rPr>
        <w:t xml:space="preserve"> </w:t>
      </w:r>
      <w:r w:rsidR="00D54F08" w:rsidRPr="00701170">
        <w:rPr>
          <w:sz w:val="24"/>
          <w:szCs w:val="24"/>
        </w:rPr>
        <w:t>Click the</w:t>
      </w:r>
      <w:r w:rsidR="001605AD" w:rsidRPr="00701170">
        <w:rPr>
          <w:sz w:val="24"/>
          <w:szCs w:val="24"/>
        </w:rPr>
        <w:t xml:space="preserve"> browse button beside the “Data Collection Folder” box and</w:t>
      </w:r>
      <w:r w:rsidR="001134A5" w:rsidRPr="00701170">
        <w:rPr>
          <w:sz w:val="24"/>
          <w:szCs w:val="24"/>
        </w:rPr>
        <w:t xml:space="preserve"> the folder browse</w:t>
      </w:r>
      <w:r w:rsidR="001605AD" w:rsidRPr="00701170">
        <w:rPr>
          <w:sz w:val="24"/>
          <w:szCs w:val="24"/>
        </w:rPr>
        <w:t xml:space="preserve"> window opens.</w:t>
      </w:r>
      <w:r w:rsidR="003E7FF8" w:rsidRPr="00701170">
        <w:rPr>
          <w:sz w:val="24"/>
          <w:szCs w:val="24"/>
        </w:rPr>
        <w:t xml:space="preserve"> </w:t>
      </w:r>
    </w:p>
    <w:p w14:paraId="2219B4AB" w14:textId="0799A367" w:rsidR="00E71677" w:rsidRPr="00701170" w:rsidRDefault="00701170" w:rsidP="00701170">
      <w:pPr>
        <w:spacing w:line="276" w:lineRule="auto"/>
        <w:jc w:val="both"/>
        <w:rPr>
          <w:sz w:val="24"/>
          <w:szCs w:val="24"/>
        </w:rPr>
      </w:pPr>
      <w:r w:rsidRPr="00D814DF">
        <w:rPr>
          <w:b/>
          <w:sz w:val="24"/>
          <w:szCs w:val="24"/>
        </w:rPr>
        <w:t>Step 6:</w:t>
      </w:r>
      <w:r>
        <w:rPr>
          <w:sz w:val="24"/>
          <w:szCs w:val="24"/>
        </w:rPr>
        <w:t xml:space="preserve"> </w:t>
      </w:r>
      <w:r w:rsidR="003E7FF8" w:rsidRPr="00701170">
        <w:rPr>
          <w:sz w:val="24"/>
          <w:szCs w:val="24"/>
        </w:rPr>
        <w:t xml:space="preserve">Using this window, select the folder where </w:t>
      </w:r>
      <w:r w:rsidR="00D54F08" w:rsidRPr="00701170">
        <w:rPr>
          <w:sz w:val="24"/>
          <w:szCs w:val="24"/>
        </w:rPr>
        <w:t xml:space="preserve">you </w:t>
      </w:r>
      <w:r w:rsidR="003E7FF8" w:rsidRPr="00701170">
        <w:rPr>
          <w:sz w:val="24"/>
          <w:szCs w:val="24"/>
        </w:rPr>
        <w:t xml:space="preserve">want to store the ATR data. </w:t>
      </w:r>
      <w:r w:rsidR="009E4049" w:rsidRPr="00701170">
        <w:rPr>
          <w:sz w:val="24"/>
          <w:szCs w:val="24"/>
        </w:rPr>
        <w:t xml:space="preserve">In this </w:t>
      </w:r>
      <w:r w:rsidR="00D54F08" w:rsidRPr="00701170">
        <w:rPr>
          <w:sz w:val="24"/>
          <w:szCs w:val="24"/>
        </w:rPr>
        <w:t>example</w:t>
      </w:r>
      <w:r w:rsidR="009E4049" w:rsidRPr="00701170">
        <w:rPr>
          <w:sz w:val="24"/>
          <w:szCs w:val="24"/>
        </w:rPr>
        <w:t xml:space="preserve">, </w:t>
      </w:r>
      <w:r>
        <w:rPr>
          <w:sz w:val="24"/>
          <w:szCs w:val="24"/>
        </w:rPr>
        <w:t xml:space="preserve">the </w:t>
      </w:r>
      <w:r w:rsidR="003E7FF8" w:rsidRPr="00701170">
        <w:rPr>
          <w:sz w:val="24"/>
          <w:szCs w:val="24"/>
        </w:rPr>
        <w:t xml:space="preserve">ATR data </w:t>
      </w:r>
      <w:r>
        <w:rPr>
          <w:sz w:val="24"/>
          <w:szCs w:val="24"/>
        </w:rPr>
        <w:t xml:space="preserve">has been collected </w:t>
      </w:r>
      <w:r w:rsidR="00FC71BA">
        <w:rPr>
          <w:sz w:val="24"/>
          <w:szCs w:val="24"/>
        </w:rPr>
        <w:t xml:space="preserve">for 2016 and </w:t>
      </w:r>
      <w:r w:rsidR="003E7FF8" w:rsidRPr="00701170">
        <w:rPr>
          <w:sz w:val="24"/>
          <w:szCs w:val="24"/>
        </w:rPr>
        <w:t>an empty folder named “</w:t>
      </w:r>
      <w:r w:rsidR="00E5178F" w:rsidRPr="00701170">
        <w:rPr>
          <w:sz w:val="24"/>
          <w:szCs w:val="24"/>
        </w:rPr>
        <w:t>ATR_data</w:t>
      </w:r>
      <w:r w:rsidR="003E7FF8" w:rsidRPr="00701170">
        <w:rPr>
          <w:sz w:val="24"/>
          <w:szCs w:val="24"/>
        </w:rPr>
        <w:t>”</w:t>
      </w:r>
      <w:r w:rsidR="008E0BAB" w:rsidRPr="00701170">
        <w:rPr>
          <w:sz w:val="24"/>
          <w:szCs w:val="24"/>
        </w:rPr>
        <w:t xml:space="preserve"> </w:t>
      </w:r>
      <w:r w:rsidR="00FC71BA">
        <w:rPr>
          <w:sz w:val="24"/>
          <w:szCs w:val="24"/>
        </w:rPr>
        <w:t xml:space="preserve">has been created </w:t>
      </w:r>
      <w:r w:rsidR="008E0BAB" w:rsidRPr="00701170">
        <w:rPr>
          <w:sz w:val="24"/>
          <w:szCs w:val="24"/>
        </w:rPr>
        <w:t>for data collection</w:t>
      </w:r>
      <w:r w:rsidR="003E7FF8" w:rsidRPr="00701170">
        <w:rPr>
          <w:sz w:val="24"/>
          <w:szCs w:val="24"/>
        </w:rPr>
        <w:t xml:space="preserve">. </w:t>
      </w:r>
    </w:p>
    <w:p w14:paraId="560BC3A5" w14:textId="1F50DB6B" w:rsidR="001605AD" w:rsidRPr="00701170" w:rsidRDefault="00701170" w:rsidP="00701170">
      <w:pPr>
        <w:spacing w:line="276" w:lineRule="auto"/>
        <w:jc w:val="both"/>
        <w:rPr>
          <w:sz w:val="24"/>
          <w:szCs w:val="24"/>
        </w:rPr>
      </w:pPr>
      <w:r w:rsidRPr="00D814DF">
        <w:rPr>
          <w:b/>
          <w:sz w:val="24"/>
          <w:szCs w:val="24"/>
        </w:rPr>
        <w:t>Step 7:</w:t>
      </w:r>
      <w:r>
        <w:rPr>
          <w:sz w:val="24"/>
          <w:szCs w:val="24"/>
        </w:rPr>
        <w:t xml:space="preserve"> </w:t>
      </w:r>
      <w:r w:rsidR="00D54F08" w:rsidRPr="00701170">
        <w:rPr>
          <w:sz w:val="24"/>
          <w:szCs w:val="24"/>
        </w:rPr>
        <w:t>B</w:t>
      </w:r>
      <w:r w:rsidR="001605AD" w:rsidRPr="00701170">
        <w:rPr>
          <w:sz w:val="24"/>
          <w:szCs w:val="24"/>
        </w:rPr>
        <w:t>rowse to the folder</w:t>
      </w:r>
      <w:r w:rsidR="00D54F08" w:rsidRPr="00701170">
        <w:rPr>
          <w:sz w:val="24"/>
          <w:szCs w:val="24"/>
        </w:rPr>
        <w:t xml:space="preserve"> where you stored your ATR data</w:t>
      </w:r>
      <w:r w:rsidR="001605AD" w:rsidRPr="00701170">
        <w:rPr>
          <w:sz w:val="24"/>
          <w:szCs w:val="24"/>
        </w:rPr>
        <w:t xml:space="preserve">, select the folder and click ok. The </w:t>
      </w:r>
      <w:r w:rsidR="003E7FF8" w:rsidRPr="00701170">
        <w:rPr>
          <w:sz w:val="24"/>
          <w:szCs w:val="24"/>
        </w:rPr>
        <w:t>empty box is</w:t>
      </w:r>
      <w:r w:rsidR="001605AD" w:rsidRPr="00701170">
        <w:rPr>
          <w:sz w:val="24"/>
          <w:szCs w:val="24"/>
        </w:rPr>
        <w:t xml:space="preserve"> populated with the path to the folder. </w:t>
      </w:r>
    </w:p>
    <w:p w14:paraId="1C5D7293" w14:textId="0F60D8D1" w:rsidR="00B21159" w:rsidRPr="0027689A" w:rsidRDefault="00B21159" w:rsidP="00F8005C">
      <w:pPr>
        <w:spacing w:line="276" w:lineRule="auto"/>
        <w:jc w:val="both"/>
        <w:rPr>
          <w:sz w:val="24"/>
          <w:szCs w:val="24"/>
        </w:rPr>
      </w:pPr>
    </w:p>
    <w:p w14:paraId="116A74B7" w14:textId="0C40636A" w:rsidR="00304AB8" w:rsidRPr="0027689A" w:rsidRDefault="00E61451"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85888" behindDoc="0" locked="0" layoutInCell="1" allowOverlap="1" wp14:anchorId="4626BA16" wp14:editId="1359925D">
                <wp:simplePos x="0" y="0"/>
                <wp:positionH relativeFrom="margin">
                  <wp:posOffset>2428876</wp:posOffset>
                </wp:positionH>
                <wp:positionV relativeFrom="paragraph">
                  <wp:posOffset>923925</wp:posOffset>
                </wp:positionV>
                <wp:extent cx="1055370" cy="102235"/>
                <wp:effectExtent l="0" t="0" r="68580" b="88265"/>
                <wp:wrapNone/>
                <wp:docPr id="207" name="Straight Arrow Connector 207"/>
                <wp:cNvGraphicFramePr/>
                <a:graphic xmlns:a="http://schemas.openxmlformats.org/drawingml/2006/main">
                  <a:graphicData uri="http://schemas.microsoft.com/office/word/2010/wordprocessingShape">
                    <wps:wsp>
                      <wps:cNvCnPr/>
                      <wps:spPr>
                        <a:xfrm>
                          <a:off x="0" y="0"/>
                          <a:ext cx="1055370" cy="10223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7C1721B" id="Straight Arrow Connector 207" o:spid="_x0000_s1026" type="#_x0000_t32" style="position:absolute;margin-left:191.25pt;margin-top:72.75pt;width:83.1pt;height:8.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" strokecolor="black [3213]" strokeweight="1.5pt">
                <v:stroke endarrow="block"/>
                <w10:wrap anchorx="margin"/>
              </v:shape>
            </w:pict>
          </mc:Fallback>
        </mc:AlternateContent>
      </w:r>
      <w:r w:rsidR="00304AB8" w:rsidRPr="0027689A">
        <w:rPr>
          <w:noProof/>
          <w:sz w:val="24"/>
          <w:szCs w:val="24"/>
        </w:rPr>
        <w:drawing>
          <wp:inline distT="0" distB="0" distL="0" distR="0" wp14:anchorId="0A25FF07" wp14:editId="5620E480">
            <wp:extent cx="2844441" cy="27051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6772" cy="2735847"/>
                    </a:xfrm>
                    <a:prstGeom prst="rect">
                      <a:avLst/>
                    </a:prstGeom>
                  </pic:spPr>
                </pic:pic>
              </a:graphicData>
            </a:graphic>
          </wp:inline>
        </w:drawing>
      </w:r>
      <w:r w:rsidR="00304AB8" w:rsidRPr="0027689A">
        <w:rPr>
          <w:sz w:val="24"/>
          <w:szCs w:val="24"/>
        </w:rPr>
        <w:t xml:space="preserve">  </w:t>
      </w:r>
      <w:r w:rsidR="00304AB8" w:rsidRPr="0027689A">
        <w:rPr>
          <w:noProof/>
          <w:sz w:val="24"/>
          <w:szCs w:val="24"/>
        </w:rPr>
        <w:t xml:space="preserve">       </w:t>
      </w:r>
      <w:r w:rsidR="00304AB8" w:rsidRPr="0027689A">
        <w:rPr>
          <w:noProof/>
          <w:sz w:val="24"/>
          <w:szCs w:val="24"/>
        </w:rPr>
        <w:drawing>
          <wp:inline distT="0" distB="0" distL="0" distR="0" wp14:anchorId="370DF699" wp14:editId="0A2C9204">
            <wp:extent cx="2327207" cy="2743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6079" cy="2789021"/>
                    </a:xfrm>
                    <a:prstGeom prst="rect">
                      <a:avLst/>
                    </a:prstGeom>
                  </pic:spPr>
                </pic:pic>
              </a:graphicData>
            </a:graphic>
          </wp:inline>
        </w:drawing>
      </w:r>
    </w:p>
    <w:p w14:paraId="48013EE1" w14:textId="33E8B2EA" w:rsidR="00B21159" w:rsidRPr="0027689A" w:rsidRDefault="00B21159" w:rsidP="00F8005C">
      <w:pPr>
        <w:spacing w:line="276" w:lineRule="auto"/>
        <w:jc w:val="both"/>
        <w:rPr>
          <w:sz w:val="24"/>
          <w:szCs w:val="24"/>
        </w:rPr>
      </w:pPr>
    </w:p>
    <w:p w14:paraId="72D61088" w14:textId="77777777" w:rsidR="00B21159" w:rsidRPr="0027689A" w:rsidRDefault="00B21159" w:rsidP="00F8005C">
      <w:pPr>
        <w:spacing w:line="276" w:lineRule="auto"/>
        <w:jc w:val="both"/>
        <w:rPr>
          <w:sz w:val="24"/>
          <w:szCs w:val="24"/>
        </w:rPr>
      </w:pPr>
    </w:p>
    <w:p w14:paraId="19452699" w14:textId="77777777" w:rsidR="00B21159" w:rsidRPr="0027689A" w:rsidRDefault="007275EA" w:rsidP="00F8005C">
      <w:pPr>
        <w:spacing w:line="276" w:lineRule="auto"/>
        <w:jc w:val="both"/>
        <w:rPr>
          <w:sz w:val="24"/>
          <w:szCs w:val="24"/>
        </w:rPr>
      </w:pPr>
      <w:r w:rsidRPr="0027689A">
        <w:rPr>
          <w:noProof/>
          <w:sz w:val="24"/>
          <w:szCs w:val="24"/>
        </w:rPr>
        <w:drawing>
          <wp:inline distT="0" distB="0" distL="0" distR="0" wp14:anchorId="57F1B5A8" wp14:editId="2A2A518E">
            <wp:extent cx="3355677" cy="319642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0781" cy="3220337"/>
                    </a:xfrm>
                    <a:prstGeom prst="rect">
                      <a:avLst/>
                    </a:prstGeom>
                  </pic:spPr>
                </pic:pic>
              </a:graphicData>
            </a:graphic>
          </wp:inline>
        </w:drawing>
      </w:r>
    </w:p>
    <w:p w14:paraId="0CE6725C" w14:textId="77777777" w:rsidR="00013A09" w:rsidRPr="0027689A" w:rsidRDefault="00013A09" w:rsidP="00F8005C">
      <w:pPr>
        <w:spacing w:line="276" w:lineRule="auto"/>
        <w:jc w:val="both"/>
        <w:rPr>
          <w:sz w:val="24"/>
          <w:szCs w:val="24"/>
        </w:rPr>
      </w:pPr>
    </w:p>
    <w:p w14:paraId="7FBDDE6D" w14:textId="7FAFEB10" w:rsidR="00013A09" w:rsidRPr="00701170" w:rsidRDefault="00F22F38" w:rsidP="00701170">
      <w:pPr>
        <w:spacing w:line="276" w:lineRule="auto"/>
        <w:jc w:val="both"/>
        <w:rPr>
          <w:sz w:val="24"/>
          <w:szCs w:val="24"/>
        </w:rPr>
      </w:pPr>
      <w:r w:rsidRPr="00D814DF">
        <w:rPr>
          <w:b/>
          <w:sz w:val="24"/>
          <w:szCs w:val="24"/>
        </w:rPr>
        <w:t>Step 8</w:t>
      </w:r>
      <w:r w:rsidR="00701170" w:rsidRPr="00D814DF">
        <w:rPr>
          <w:b/>
          <w:sz w:val="24"/>
          <w:szCs w:val="24"/>
        </w:rPr>
        <w:t>:</w:t>
      </w:r>
      <w:r w:rsidR="00701170">
        <w:rPr>
          <w:sz w:val="24"/>
          <w:szCs w:val="24"/>
        </w:rPr>
        <w:t xml:space="preserve"> </w:t>
      </w:r>
      <w:r w:rsidR="00013A09" w:rsidRPr="00701170">
        <w:rPr>
          <w:sz w:val="24"/>
          <w:szCs w:val="24"/>
        </w:rPr>
        <w:t xml:space="preserve">The final input is the year. In this </w:t>
      </w:r>
      <w:r w:rsidR="00D54F08" w:rsidRPr="00701170">
        <w:rPr>
          <w:sz w:val="24"/>
          <w:szCs w:val="24"/>
        </w:rPr>
        <w:t>example</w:t>
      </w:r>
      <w:r w:rsidR="00013A09" w:rsidRPr="00701170">
        <w:rPr>
          <w:sz w:val="24"/>
          <w:szCs w:val="24"/>
        </w:rPr>
        <w:t xml:space="preserve">, we are collecting the ATR data for 2016. </w:t>
      </w:r>
      <w:r w:rsidR="003700FE" w:rsidRPr="00701170">
        <w:rPr>
          <w:sz w:val="24"/>
          <w:szCs w:val="24"/>
        </w:rPr>
        <w:t>Therefore</w:t>
      </w:r>
      <w:r w:rsidR="00013A09" w:rsidRPr="00701170">
        <w:rPr>
          <w:sz w:val="24"/>
          <w:szCs w:val="24"/>
        </w:rPr>
        <w:t>, we enter 2016 in the “Year” box</w:t>
      </w:r>
      <w:r w:rsidR="003700FE" w:rsidRPr="00701170">
        <w:rPr>
          <w:sz w:val="24"/>
          <w:szCs w:val="24"/>
        </w:rPr>
        <w:t>. Below is the screenshot.</w:t>
      </w:r>
    </w:p>
    <w:p w14:paraId="320B05D7" w14:textId="77777777" w:rsidR="00BC7AC1" w:rsidRPr="0027689A" w:rsidRDefault="00BC7AC1" w:rsidP="00F8005C">
      <w:pPr>
        <w:spacing w:line="276" w:lineRule="auto"/>
        <w:jc w:val="both"/>
        <w:rPr>
          <w:sz w:val="24"/>
          <w:szCs w:val="24"/>
        </w:rPr>
      </w:pPr>
    </w:p>
    <w:p w14:paraId="6BEBE7E3" w14:textId="77777777" w:rsidR="00BC7AC1" w:rsidRPr="0027689A" w:rsidRDefault="007E3B18" w:rsidP="00F8005C">
      <w:pPr>
        <w:spacing w:line="276" w:lineRule="auto"/>
        <w:jc w:val="both"/>
        <w:rPr>
          <w:sz w:val="24"/>
          <w:szCs w:val="24"/>
        </w:rPr>
      </w:pPr>
      <w:r w:rsidRPr="0027689A">
        <w:rPr>
          <w:noProof/>
          <w:sz w:val="24"/>
          <w:szCs w:val="24"/>
        </w:rPr>
        <w:drawing>
          <wp:inline distT="0" distB="0" distL="0" distR="0" wp14:anchorId="2BA5D582" wp14:editId="4A5D23CD">
            <wp:extent cx="3422759" cy="324413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6852" cy="3266968"/>
                    </a:xfrm>
                    <a:prstGeom prst="rect">
                      <a:avLst/>
                    </a:prstGeom>
                  </pic:spPr>
                </pic:pic>
              </a:graphicData>
            </a:graphic>
          </wp:inline>
        </w:drawing>
      </w:r>
    </w:p>
    <w:p w14:paraId="542BE70D" w14:textId="77777777" w:rsidR="003700FE" w:rsidRPr="0027689A" w:rsidRDefault="003700FE" w:rsidP="00F8005C">
      <w:pPr>
        <w:spacing w:line="276" w:lineRule="auto"/>
        <w:jc w:val="both"/>
        <w:rPr>
          <w:sz w:val="24"/>
          <w:szCs w:val="24"/>
        </w:rPr>
      </w:pPr>
    </w:p>
    <w:p w14:paraId="334BB3AB" w14:textId="26428BBB" w:rsidR="003700FE" w:rsidRPr="00701170" w:rsidRDefault="00F22F38" w:rsidP="00701170">
      <w:pPr>
        <w:spacing w:line="276" w:lineRule="auto"/>
        <w:jc w:val="both"/>
        <w:rPr>
          <w:sz w:val="24"/>
          <w:szCs w:val="24"/>
        </w:rPr>
      </w:pPr>
      <w:r w:rsidRPr="00D814DF">
        <w:rPr>
          <w:b/>
          <w:sz w:val="24"/>
          <w:szCs w:val="24"/>
        </w:rPr>
        <w:lastRenderedPageBreak/>
        <w:t>Step 9</w:t>
      </w:r>
      <w:r w:rsidR="00701170" w:rsidRPr="00D814DF">
        <w:rPr>
          <w:b/>
          <w:sz w:val="24"/>
          <w:szCs w:val="24"/>
        </w:rPr>
        <w:t>:</w:t>
      </w:r>
      <w:r w:rsidR="00701170">
        <w:rPr>
          <w:sz w:val="24"/>
          <w:szCs w:val="24"/>
        </w:rPr>
        <w:t xml:space="preserve"> </w:t>
      </w:r>
      <w:r w:rsidR="002D45A5" w:rsidRPr="00701170">
        <w:rPr>
          <w:sz w:val="24"/>
          <w:szCs w:val="24"/>
        </w:rPr>
        <w:t xml:space="preserve">Go to the “ATR List” tab and click on the browse button. </w:t>
      </w:r>
      <w:r w:rsidR="008025BF" w:rsidRPr="00701170">
        <w:rPr>
          <w:sz w:val="24"/>
          <w:szCs w:val="24"/>
        </w:rPr>
        <w:t>The file browsing window will appear. The ATR list is stored in a csv file</w:t>
      </w:r>
      <w:r w:rsidR="00D54F08" w:rsidRPr="00701170">
        <w:rPr>
          <w:sz w:val="24"/>
          <w:szCs w:val="24"/>
        </w:rPr>
        <w:t>.</w:t>
      </w:r>
      <w:r w:rsidR="00CF3915" w:rsidRPr="00701170">
        <w:rPr>
          <w:sz w:val="24"/>
          <w:szCs w:val="24"/>
        </w:rPr>
        <w:t xml:space="preserve"> </w:t>
      </w:r>
      <w:r w:rsidR="00D54F08" w:rsidRPr="00701170">
        <w:rPr>
          <w:sz w:val="24"/>
          <w:szCs w:val="24"/>
        </w:rPr>
        <w:t>S</w:t>
      </w:r>
      <w:r w:rsidR="002D45A5" w:rsidRPr="00701170">
        <w:rPr>
          <w:sz w:val="24"/>
          <w:szCs w:val="24"/>
        </w:rPr>
        <w:t xml:space="preserve">elect the appropriate </w:t>
      </w:r>
      <w:r w:rsidR="008025BF" w:rsidRPr="00701170">
        <w:rPr>
          <w:sz w:val="24"/>
          <w:szCs w:val="24"/>
        </w:rPr>
        <w:t>csv</w:t>
      </w:r>
      <w:r w:rsidR="002D45A5" w:rsidRPr="00701170">
        <w:rPr>
          <w:sz w:val="24"/>
          <w:szCs w:val="24"/>
        </w:rPr>
        <w:t xml:space="preserve"> file. </w:t>
      </w:r>
      <w:r w:rsidR="00BF2618" w:rsidRPr="00701170">
        <w:rPr>
          <w:sz w:val="24"/>
          <w:szCs w:val="24"/>
        </w:rPr>
        <w:t xml:space="preserve">The path to the csv file appears in the box. </w:t>
      </w:r>
      <w:r w:rsidR="002D45A5" w:rsidRPr="00701170">
        <w:rPr>
          <w:sz w:val="24"/>
          <w:szCs w:val="24"/>
        </w:rPr>
        <w:t>The screenshot is given below.</w:t>
      </w:r>
    </w:p>
    <w:p w14:paraId="7A3867B5" w14:textId="77777777" w:rsidR="001D7B4C" w:rsidRPr="0027689A" w:rsidRDefault="001D7B4C" w:rsidP="00F8005C">
      <w:pPr>
        <w:spacing w:line="276" w:lineRule="auto"/>
        <w:jc w:val="both"/>
        <w:rPr>
          <w:sz w:val="24"/>
          <w:szCs w:val="24"/>
        </w:rPr>
      </w:pPr>
    </w:p>
    <w:p w14:paraId="60EF7A9F" w14:textId="77777777" w:rsidR="00F66651" w:rsidRPr="0027689A" w:rsidRDefault="00F66651" w:rsidP="00F8005C">
      <w:pPr>
        <w:spacing w:line="276" w:lineRule="auto"/>
        <w:jc w:val="both"/>
        <w:rPr>
          <w:sz w:val="24"/>
          <w:szCs w:val="24"/>
        </w:rPr>
      </w:pPr>
      <w:r w:rsidRPr="0027689A">
        <w:rPr>
          <w:noProof/>
          <w:sz w:val="24"/>
          <w:szCs w:val="24"/>
        </w:rPr>
        <w:drawing>
          <wp:inline distT="0" distB="0" distL="0" distR="0" wp14:anchorId="5CEDA95E" wp14:editId="0A7EE373">
            <wp:extent cx="3102428" cy="2949934"/>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5858" cy="2981721"/>
                    </a:xfrm>
                    <a:prstGeom prst="rect">
                      <a:avLst/>
                    </a:prstGeom>
                  </pic:spPr>
                </pic:pic>
              </a:graphicData>
            </a:graphic>
          </wp:inline>
        </w:drawing>
      </w:r>
    </w:p>
    <w:p w14:paraId="5E4006F1" w14:textId="77777777" w:rsidR="00F66651" w:rsidRPr="0027689A" w:rsidRDefault="00F66651" w:rsidP="00F8005C">
      <w:pPr>
        <w:spacing w:line="276" w:lineRule="auto"/>
        <w:jc w:val="both"/>
        <w:rPr>
          <w:sz w:val="24"/>
          <w:szCs w:val="24"/>
        </w:rPr>
      </w:pPr>
    </w:p>
    <w:p w14:paraId="59573BF1" w14:textId="4B0C10E3" w:rsidR="00F66651" w:rsidRPr="00701170" w:rsidRDefault="00701170" w:rsidP="00701170">
      <w:pPr>
        <w:spacing w:line="276" w:lineRule="auto"/>
        <w:jc w:val="both"/>
        <w:rPr>
          <w:sz w:val="24"/>
          <w:szCs w:val="24"/>
        </w:rPr>
      </w:pPr>
      <w:r w:rsidRPr="00D814DF">
        <w:rPr>
          <w:b/>
          <w:sz w:val="24"/>
          <w:szCs w:val="24"/>
        </w:rPr>
        <w:t>Step 1</w:t>
      </w:r>
      <w:r w:rsidR="00F22F38" w:rsidRPr="00D814DF">
        <w:rPr>
          <w:b/>
          <w:sz w:val="24"/>
          <w:szCs w:val="24"/>
        </w:rPr>
        <w:t>0</w:t>
      </w:r>
      <w:r w:rsidRPr="00D814DF">
        <w:rPr>
          <w:b/>
          <w:sz w:val="24"/>
          <w:szCs w:val="24"/>
        </w:rPr>
        <w:t>:</w:t>
      </w:r>
      <w:r>
        <w:rPr>
          <w:sz w:val="24"/>
          <w:szCs w:val="24"/>
        </w:rPr>
        <w:t xml:space="preserve"> </w:t>
      </w:r>
      <w:r w:rsidR="00D54F08" w:rsidRPr="00701170">
        <w:rPr>
          <w:sz w:val="24"/>
          <w:szCs w:val="24"/>
        </w:rPr>
        <w:t xml:space="preserve">Select the </w:t>
      </w:r>
      <w:r w:rsidR="004D7472" w:rsidRPr="00701170">
        <w:rPr>
          <w:sz w:val="24"/>
          <w:szCs w:val="24"/>
        </w:rPr>
        <w:t xml:space="preserve">“ATR Data Collection” tab and click </w:t>
      </w:r>
      <w:r w:rsidR="00D54F08" w:rsidRPr="00701170">
        <w:rPr>
          <w:sz w:val="24"/>
          <w:szCs w:val="24"/>
        </w:rPr>
        <w:t xml:space="preserve">the </w:t>
      </w:r>
      <w:r w:rsidR="004D7472" w:rsidRPr="00701170">
        <w:rPr>
          <w:sz w:val="24"/>
          <w:szCs w:val="24"/>
        </w:rPr>
        <w:t>“Predict AADT” button</w:t>
      </w:r>
      <w:r w:rsidR="00D02685" w:rsidRPr="00701170">
        <w:rPr>
          <w:sz w:val="24"/>
          <w:szCs w:val="24"/>
        </w:rPr>
        <w:t>.</w:t>
      </w:r>
    </w:p>
    <w:p w14:paraId="02A37814" w14:textId="77777777" w:rsidR="00F66651" w:rsidRPr="0027689A" w:rsidRDefault="00F66651" w:rsidP="00F8005C">
      <w:pPr>
        <w:spacing w:line="276" w:lineRule="auto"/>
        <w:jc w:val="both"/>
        <w:rPr>
          <w:sz w:val="24"/>
          <w:szCs w:val="24"/>
        </w:rPr>
      </w:pPr>
    </w:p>
    <w:p w14:paraId="0C3D6397" w14:textId="5945E4B3" w:rsidR="00385D99" w:rsidRPr="00675A24" w:rsidRDefault="002569D1"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5</w:t>
      </w:r>
      <w:r w:rsidR="00385D99" w:rsidRPr="0027689A">
        <w:rPr>
          <w:rFonts w:ascii="Times New Roman" w:hAnsi="Times New Roman"/>
          <w:sz w:val="24"/>
          <w:szCs w:val="24"/>
        </w:rPr>
        <w:t>.2</w:t>
      </w:r>
      <w:r w:rsidR="00385D99" w:rsidRPr="0027689A">
        <w:rPr>
          <w:rFonts w:ascii="Times New Roman" w:hAnsi="Times New Roman"/>
          <w:sz w:val="24"/>
          <w:szCs w:val="24"/>
        </w:rPr>
        <w:tab/>
        <w:t>Runtime Menu</w:t>
      </w:r>
    </w:p>
    <w:p w14:paraId="47744FEC" w14:textId="3C9190C4" w:rsidR="005E5DBB" w:rsidRPr="0027689A" w:rsidRDefault="00E35DB5" w:rsidP="00F8005C">
      <w:pPr>
        <w:spacing w:line="276" w:lineRule="auto"/>
        <w:jc w:val="both"/>
        <w:rPr>
          <w:sz w:val="24"/>
          <w:szCs w:val="24"/>
        </w:rPr>
      </w:pPr>
      <w:r w:rsidRPr="0027689A">
        <w:rPr>
          <w:sz w:val="24"/>
          <w:szCs w:val="24"/>
        </w:rPr>
        <w:t xml:space="preserve">In this </w:t>
      </w:r>
      <w:r w:rsidR="005E5DBB" w:rsidRPr="0027689A">
        <w:rPr>
          <w:sz w:val="24"/>
          <w:szCs w:val="24"/>
        </w:rPr>
        <w:t>example</w:t>
      </w:r>
      <w:r w:rsidRPr="0027689A">
        <w:rPr>
          <w:sz w:val="24"/>
          <w:szCs w:val="24"/>
        </w:rPr>
        <w:t>, we us</w:t>
      </w:r>
      <w:r w:rsidR="005E5DBB" w:rsidRPr="0027689A">
        <w:rPr>
          <w:sz w:val="24"/>
          <w:szCs w:val="24"/>
        </w:rPr>
        <w:t>ed</w:t>
      </w:r>
      <w:r w:rsidRPr="0027689A">
        <w:rPr>
          <w:sz w:val="24"/>
          <w:szCs w:val="24"/>
        </w:rPr>
        <w:t xml:space="preserve"> </w:t>
      </w:r>
      <w:r w:rsidR="005E5DBB" w:rsidRPr="0027689A">
        <w:rPr>
          <w:sz w:val="24"/>
          <w:szCs w:val="24"/>
        </w:rPr>
        <w:t>G</w:t>
      </w:r>
      <w:r w:rsidRPr="0027689A">
        <w:rPr>
          <w:sz w:val="24"/>
          <w:szCs w:val="24"/>
        </w:rPr>
        <w:t xml:space="preserve">oogle </w:t>
      </w:r>
      <w:r w:rsidR="005E5DBB" w:rsidRPr="0027689A">
        <w:rPr>
          <w:sz w:val="24"/>
          <w:szCs w:val="24"/>
        </w:rPr>
        <w:t>C</w:t>
      </w:r>
      <w:r w:rsidRPr="0027689A">
        <w:rPr>
          <w:sz w:val="24"/>
          <w:szCs w:val="24"/>
        </w:rPr>
        <w:t xml:space="preserve">hrome and chromedriver to collect the data. </w:t>
      </w:r>
      <w:r w:rsidR="00F22F38">
        <w:rPr>
          <w:sz w:val="24"/>
          <w:szCs w:val="24"/>
        </w:rPr>
        <w:t>The steps are given below.</w:t>
      </w:r>
    </w:p>
    <w:p w14:paraId="042625B9" w14:textId="538FB81D" w:rsidR="00E35DB5" w:rsidRPr="00F22F38" w:rsidRDefault="00F22F38" w:rsidP="00F22F38">
      <w:pPr>
        <w:spacing w:line="276" w:lineRule="auto"/>
        <w:jc w:val="both"/>
        <w:rPr>
          <w:sz w:val="24"/>
          <w:szCs w:val="24"/>
        </w:rPr>
      </w:pPr>
      <w:r>
        <w:rPr>
          <w:sz w:val="24"/>
          <w:szCs w:val="24"/>
        </w:rPr>
        <w:t xml:space="preserve">Step 1: </w:t>
      </w:r>
      <w:r w:rsidR="005E5DBB" w:rsidRPr="00F22F38">
        <w:rPr>
          <w:sz w:val="24"/>
          <w:szCs w:val="24"/>
        </w:rPr>
        <w:t xml:space="preserve">Click </w:t>
      </w:r>
      <w:r w:rsidR="00E35DB5" w:rsidRPr="00F22F38">
        <w:rPr>
          <w:sz w:val="24"/>
          <w:szCs w:val="24"/>
        </w:rPr>
        <w:t>on “Get Data”</w:t>
      </w:r>
      <w:r w:rsidR="005E5DBB" w:rsidRPr="00F22F38">
        <w:rPr>
          <w:sz w:val="24"/>
          <w:szCs w:val="24"/>
        </w:rPr>
        <w:t xml:space="preserve"> and a</w:t>
      </w:r>
      <w:r w:rsidR="00E35DB5" w:rsidRPr="00F22F38">
        <w:rPr>
          <w:sz w:val="24"/>
          <w:szCs w:val="24"/>
        </w:rPr>
        <w:t xml:space="preserve"> black window will appear as shown in the screenshot below. </w:t>
      </w:r>
      <w:r w:rsidR="005F494A" w:rsidRPr="00F22F38">
        <w:rPr>
          <w:sz w:val="24"/>
          <w:szCs w:val="24"/>
        </w:rPr>
        <w:t xml:space="preserve">This is “cmd.exe” launched from the software. </w:t>
      </w:r>
      <w:r w:rsidR="00E35DB5" w:rsidRPr="00F22F38">
        <w:rPr>
          <w:sz w:val="24"/>
          <w:szCs w:val="24"/>
        </w:rPr>
        <w:t>Th</w:t>
      </w:r>
      <w:r w:rsidR="005E5DBB" w:rsidRPr="00F22F38">
        <w:rPr>
          <w:sz w:val="24"/>
          <w:szCs w:val="24"/>
        </w:rPr>
        <w:t>is indicates that the</w:t>
      </w:r>
      <w:r w:rsidR="00E35DB5" w:rsidRPr="00F22F38">
        <w:rPr>
          <w:sz w:val="24"/>
          <w:szCs w:val="24"/>
        </w:rPr>
        <w:t xml:space="preserve"> software has started running in the background. </w:t>
      </w:r>
      <w:r w:rsidR="00D86432" w:rsidRPr="00F22F38">
        <w:rPr>
          <w:sz w:val="24"/>
          <w:szCs w:val="24"/>
        </w:rPr>
        <w:t>Below is a sample window.</w:t>
      </w:r>
      <w:r w:rsidR="005E5DBB" w:rsidRPr="00F22F38">
        <w:rPr>
          <w:sz w:val="24"/>
          <w:szCs w:val="24"/>
        </w:rPr>
        <w:br/>
      </w:r>
    </w:p>
    <w:p w14:paraId="6E32E7B5" w14:textId="3159BADF" w:rsidR="00D86432" w:rsidRPr="0027689A" w:rsidRDefault="005F494A" w:rsidP="00F8005C">
      <w:pPr>
        <w:spacing w:line="276" w:lineRule="auto"/>
        <w:jc w:val="both"/>
        <w:rPr>
          <w:sz w:val="24"/>
          <w:szCs w:val="24"/>
        </w:rPr>
      </w:pPr>
      <w:r w:rsidRPr="0027689A">
        <w:rPr>
          <w:noProof/>
          <w:sz w:val="24"/>
          <w:szCs w:val="24"/>
        </w:rPr>
        <w:drawing>
          <wp:inline distT="0" distB="0" distL="0" distR="0" wp14:anchorId="59BB94E2" wp14:editId="430CAC70">
            <wp:extent cx="4317558" cy="2228432"/>
            <wp:effectExtent l="0" t="0" r="6985"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8080" cy="2233863"/>
                    </a:xfrm>
                    <a:prstGeom prst="rect">
                      <a:avLst/>
                    </a:prstGeom>
                  </pic:spPr>
                </pic:pic>
              </a:graphicData>
            </a:graphic>
          </wp:inline>
        </w:drawing>
      </w:r>
    </w:p>
    <w:p w14:paraId="7E929AB5" w14:textId="77777777" w:rsidR="00E35DB5" w:rsidRPr="0027689A" w:rsidRDefault="00E35DB5" w:rsidP="00F8005C">
      <w:pPr>
        <w:spacing w:line="276" w:lineRule="auto"/>
        <w:jc w:val="both"/>
        <w:rPr>
          <w:sz w:val="24"/>
          <w:szCs w:val="24"/>
        </w:rPr>
      </w:pPr>
    </w:p>
    <w:p w14:paraId="59461FBE" w14:textId="3C701CEE" w:rsidR="00893898" w:rsidRPr="00F22F38" w:rsidRDefault="00F22F38" w:rsidP="00F22F38">
      <w:pPr>
        <w:spacing w:line="276" w:lineRule="auto"/>
        <w:jc w:val="both"/>
        <w:rPr>
          <w:sz w:val="24"/>
          <w:szCs w:val="24"/>
        </w:rPr>
      </w:pPr>
      <w:r>
        <w:rPr>
          <w:sz w:val="24"/>
          <w:szCs w:val="24"/>
        </w:rPr>
        <w:t xml:space="preserve">Step 2: </w:t>
      </w:r>
      <w:r w:rsidR="00E35DB5" w:rsidRPr="00F22F38">
        <w:rPr>
          <w:sz w:val="24"/>
          <w:szCs w:val="24"/>
        </w:rPr>
        <w:t xml:space="preserve">After 1-2 minutes, a new google chrome window will appear as can be seen in the screenshot below. This is the SCDOT website where all the ATR data is located. </w:t>
      </w:r>
      <w:r w:rsidR="005E5DBB" w:rsidRPr="00F22F38">
        <w:rPr>
          <w:sz w:val="24"/>
          <w:szCs w:val="24"/>
        </w:rPr>
        <w:t xml:space="preserve">This window indicates that the software </w:t>
      </w:r>
      <w:r w:rsidR="00D96ECE" w:rsidRPr="00F22F38">
        <w:rPr>
          <w:sz w:val="24"/>
          <w:szCs w:val="24"/>
        </w:rPr>
        <w:t>has started</w:t>
      </w:r>
      <w:r w:rsidR="00E35DB5" w:rsidRPr="00F22F38">
        <w:rPr>
          <w:sz w:val="24"/>
          <w:szCs w:val="24"/>
        </w:rPr>
        <w:t xml:space="preserve"> pulling data from the website one ATR at a time and one day at a time. This is a very lengthy process and it might take about 12-2</w:t>
      </w:r>
      <w:ins w:id="282" w:author="Windows User" w:date="2018-09-18T08:32:00Z">
        <w:r w:rsidR="00F4336C">
          <w:rPr>
            <w:sz w:val="24"/>
            <w:szCs w:val="24"/>
          </w:rPr>
          <w:t>4</w:t>
        </w:r>
      </w:ins>
      <w:bookmarkStart w:id="283" w:name="_GoBack"/>
      <w:bookmarkEnd w:id="283"/>
      <w:del w:id="284" w:author="Windows User" w:date="2018-09-18T08:32:00Z">
        <w:r w:rsidR="00E35DB5" w:rsidRPr="00F22F38" w:rsidDel="00F4336C">
          <w:rPr>
            <w:sz w:val="24"/>
            <w:szCs w:val="24"/>
          </w:rPr>
          <w:delText>0</w:delText>
        </w:r>
      </w:del>
      <w:r w:rsidR="00E35DB5" w:rsidRPr="00F22F38">
        <w:rPr>
          <w:sz w:val="24"/>
          <w:szCs w:val="24"/>
        </w:rPr>
        <w:t xml:space="preserve"> hours. </w:t>
      </w:r>
      <w:r w:rsidR="005E5DBB" w:rsidRPr="00F22F38">
        <w:rPr>
          <w:sz w:val="24"/>
          <w:szCs w:val="24"/>
        </w:rPr>
        <w:t xml:space="preserve">You may proceed with other work on your computer as long as you do not close </w:t>
      </w:r>
      <w:r w:rsidR="008E0F1E" w:rsidRPr="00F22F38">
        <w:rPr>
          <w:sz w:val="24"/>
          <w:szCs w:val="24"/>
        </w:rPr>
        <w:t>the</w:t>
      </w:r>
      <w:r w:rsidR="005E5DBB" w:rsidRPr="00F22F38">
        <w:rPr>
          <w:sz w:val="24"/>
          <w:szCs w:val="24"/>
        </w:rPr>
        <w:t xml:space="preserve"> windows. </w:t>
      </w:r>
      <w:r w:rsidR="00E85D92" w:rsidRPr="00F22F38">
        <w:rPr>
          <w:sz w:val="24"/>
          <w:szCs w:val="24"/>
        </w:rPr>
        <w:t>Below is a screenshot of google chrome browser while data is collected.</w:t>
      </w:r>
    </w:p>
    <w:p w14:paraId="723C9DF4" w14:textId="77777777" w:rsidR="00E35DB5" w:rsidRPr="0027689A" w:rsidRDefault="00E35DB5" w:rsidP="00F8005C">
      <w:pPr>
        <w:spacing w:line="276" w:lineRule="auto"/>
        <w:jc w:val="both"/>
        <w:rPr>
          <w:sz w:val="24"/>
          <w:szCs w:val="24"/>
        </w:rPr>
      </w:pPr>
    </w:p>
    <w:p w14:paraId="1A8482FE" w14:textId="0587AA0D" w:rsidR="00C50F59" w:rsidRPr="0027689A" w:rsidRDefault="00E85D92" w:rsidP="00F8005C">
      <w:pPr>
        <w:spacing w:line="276" w:lineRule="auto"/>
        <w:jc w:val="both"/>
        <w:rPr>
          <w:sz w:val="24"/>
          <w:szCs w:val="24"/>
        </w:rPr>
      </w:pPr>
      <w:r w:rsidRPr="0027689A">
        <w:rPr>
          <w:noProof/>
          <w:sz w:val="24"/>
          <w:szCs w:val="24"/>
        </w:rPr>
        <w:drawing>
          <wp:inline distT="0" distB="0" distL="0" distR="0" wp14:anchorId="4BD33394" wp14:editId="5633B170">
            <wp:extent cx="4402542" cy="5597718"/>
            <wp:effectExtent l="0" t="0" r="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2707" cy="5623358"/>
                    </a:xfrm>
                    <a:prstGeom prst="rect">
                      <a:avLst/>
                    </a:prstGeom>
                  </pic:spPr>
                </pic:pic>
              </a:graphicData>
            </a:graphic>
          </wp:inline>
        </w:drawing>
      </w:r>
    </w:p>
    <w:p w14:paraId="68A20CBC" w14:textId="77777777" w:rsidR="00C50F59" w:rsidRPr="0027689A" w:rsidRDefault="00C50F59" w:rsidP="00F8005C">
      <w:pPr>
        <w:spacing w:line="276" w:lineRule="auto"/>
        <w:jc w:val="both"/>
        <w:rPr>
          <w:sz w:val="24"/>
          <w:szCs w:val="24"/>
        </w:rPr>
      </w:pPr>
    </w:p>
    <w:p w14:paraId="4E9E42C2" w14:textId="7DFD3344" w:rsidR="00385D99" w:rsidRPr="00675A24" w:rsidRDefault="002569D1"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5</w:t>
      </w:r>
      <w:r w:rsidR="00385D99" w:rsidRPr="0027689A">
        <w:rPr>
          <w:rFonts w:ascii="Times New Roman" w:hAnsi="Times New Roman"/>
          <w:sz w:val="24"/>
          <w:szCs w:val="24"/>
        </w:rPr>
        <w:t>.3</w:t>
      </w:r>
      <w:r w:rsidR="00385D99" w:rsidRPr="0027689A">
        <w:rPr>
          <w:rFonts w:ascii="Times New Roman" w:hAnsi="Times New Roman"/>
          <w:sz w:val="24"/>
          <w:szCs w:val="24"/>
        </w:rPr>
        <w:tab/>
      </w:r>
      <w:r w:rsidRPr="0027689A">
        <w:rPr>
          <w:rFonts w:ascii="Times New Roman" w:hAnsi="Times New Roman"/>
          <w:sz w:val="24"/>
          <w:szCs w:val="24"/>
        </w:rPr>
        <w:t>Output</w:t>
      </w:r>
      <w:r w:rsidR="00385D99" w:rsidRPr="0027689A">
        <w:rPr>
          <w:rFonts w:ascii="Times New Roman" w:hAnsi="Times New Roman"/>
          <w:sz w:val="24"/>
          <w:szCs w:val="24"/>
        </w:rPr>
        <w:t xml:space="preserve"> Menu</w:t>
      </w:r>
    </w:p>
    <w:p w14:paraId="2873D8E8" w14:textId="36FA7991" w:rsidR="00385D99" w:rsidRPr="0027689A" w:rsidRDefault="00493D9D" w:rsidP="00F8005C">
      <w:pPr>
        <w:spacing w:line="276" w:lineRule="auto"/>
        <w:jc w:val="both"/>
        <w:rPr>
          <w:sz w:val="24"/>
          <w:szCs w:val="24"/>
        </w:rPr>
      </w:pPr>
      <w:r w:rsidRPr="0027689A">
        <w:rPr>
          <w:sz w:val="24"/>
          <w:szCs w:val="24"/>
        </w:rPr>
        <w:t>After the</w:t>
      </w:r>
      <w:r w:rsidR="00E5531C" w:rsidRPr="0027689A">
        <w:rPr>
          <w:sz w:val="24"/>
          <w:szCs w:val="24"/>
        </w:rPr>
        <w:t xml:space="preserve"> data collection is </w:t>
      </w:r>
      <w:r w:rsidR="005E5DBB" w:rsidRPr="0027689A">
        <w:rPr>
          <w:sz w:val="24"/>
          <w:szCs w:val="24"/>
        </w:rPr>
        <w:t>complete</w:t>
      </w:r>
      <w:r w:rsidRPr="0027689A">
        <w:rPr>
          <w:sz w:val="24"/>
          <w:szCs w:val="24"/>
        </w:rPr>
        <w:t>, the</w:t>
      </w:r>
      <w:r w:rsidR="00E5531C" w:rsidRPr="0027689A">
        <w:rPr>
          <w:sz w:val="24"/>
          <w:szCs w:val="24"/>
        </w:rPr>
        <w:t xml:space="preserve"> runtime menu, </w:t>
      </w:r>
      <w:r w:rsidR="00E85D92" w:rsidRPr="0027689A">
        <w:rPr>
          <w:sz w:val="24"/>
          <w:szCs w:val="24"/>
        </w:rPr>
        <w:t xml:space="preserve">“cmd.exe” </w:t>
      </w:r>
      <w:r w:rsidR="00E5531C" w:rsidRPr="0027689A">
        <w:rPr>
          <w:sz w:val="24"/>
          <w:szCs w:val="24"/>
        </w:rPr>
        <w:t>and the google chro</w:t>
      </w:r>
      <w:r w:rsidR="000A08F2" w:rsidRPr="0027689A">
        <w:rPr>
          <w:sz w:val="24"/>
          <w:szCs w:val="24"/>
        </w:rPr>
        <w:t>me window</w:t>
      </w:r>
      <w:r w:rsidR="00E5531C" w:rsidRPr="0027689A">
        <w:rPr>
          <w:sz w:val="24"/>
          <w:szCs w:val="24"/>
        </w:rPr>
        <w:t xml:space="preserve"> will disappear</w:t>
      </w:r>
      <w:r w:rsidRPr="0027689A">
        <w:rPr>
          <w:sz w:val="24"/>
          <w:szCs w:val="24"/>
        </w:rPr>
        <w:t xml:space="preserve"> and </w:t>
      </w:r>
      <w:r w:rsidR="005E5DBB" w:rsidRPr="0027689A">
        <w:rPr>
          <w:sz w:val="24"/>
          <w:szCs w:val="24"/>
        </w:rPr>
        <w:t xml:space="preserve">a new output menu </w:t>
      </w:r>
      <w:r w:rsidRPr="0027689A">
        <w:rPr>
          <w:sz w:val="24"/>
          <w:szCs w:val="24"/>
        </w:rPr>
        <w:t xml:space="preserve">window will </w:t>
      </w:r>
      <w:r w:rsidR="00E85D92" w:rsidRPr="0027689A">
        <w:rPr>
          <w:sz w:val="24"/>
          <w:szCs w:val="24"/>
        </w:rPr>
        <w:t>appear</w:t>
      </w:r>
      <w:r w:rsidRPr="0027689A">
        <w:rPr>
          <w:sz w:val="24"/>
          <w:szCs w:val="24"/>
        </w:rPr>
        <w:t>. The screenshot of a sample output menu is given below</w:t>
      </w:r>
    </w:p>
    <w:p w14:paraId="7F54FA3E" w14:textId="77777777" w:rsidR="00E35DB5" w:rsidRPr="0027689A" w:rsidRDefault="00E35DB5" w:rsidP="00F8005C">
      <w:pPr>
        <w:spacing w:line="276" w:lineRule="auto"/>
        <w:jc w:val="both"/>
        <w:rPr>
          <w:sz w:val="24"/>
          <w:szCs w:val="24"/>
        </w:rPr>
      </w:pPr>
    </w:p>
    <w:p w14:paraId="7A11250A" w14:textId="3E16B1E2" w:rsidR="00E35DB5" w:rsidRPr="0027689A" w:rsidRDefault="00735557" w:rsidP="00F8005C">
      <w:pPr>
        <w:spacing w:line="276" w:lineRule="auto"/>
        <w:jc w:val="both"/>
        <w:rPr>
          <w:sz w:val="24"/>
          <w:szCs w:val="24"/>
        </w:rPr>
      </w:pPr>
      <w:r w:rsidRPr="0027689A">
        <w:rPr>
          <w:noProof/>
          <w:sz w:val="24"/>
          <w:szCs w:val="24"/>
        </w:rPr>
        <w:drawing>
          <wp:inline distT="0" distB="0" distL="0" distR="0" wp14:anchorId="40E00111" wp14:editId="5EB3A81C">
            <wp:extent cx="3533775" cy="13914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7762" cy="1404849"/>
                    </a:xfrm>
                    <a:prstGeom prst="rect">
                      <a:avLst/>
                    </a:prstGeom>
                  </pic:spPr>
                </pic:pic>
              </a:graphicData>
            </a:graphic>
          </wp:inline>
        </w:drawing>
      </w:r>
    </w:p>
    <w:p w14:paraId="46E89578" w14:textId="53FDDA64" w:rsidR="00670645" w:rsidRPr="0027689A" w:rsidRDefault="00670645" w:rsidP="00F8005C">
      <w:pPr>
        <w:spacing w:line="276" w:lineRule="auto"/>
        <w:jc w:val="both"/>
        <w:rPr>
          <w:sz w:val="24"/>
          <w:szCs w:val="24"/>
        </w:rPr>
      </w:pPr>
    </w:p>
    <w:p w14:paraId="63BAE4AC" w14:textId="75320902" w:rsidR="00670645" w:rsidRPr="0027689A" w:rsidRDefault="00670645" w:rsidP="00F8005C">
      <w:pPr>
        <w:spacing w:line="276" w:lineRule="auto"/>
        <w:jc w:val="both"/>
        <w:rPr>
          <w:sz w:val="24"/>
          <w:szCs w:val="24"/>
        </w:rPr>
      </w:pPr>
      <w:r w:rsidRPr="0027689A">
        <w:rPr>
          <w:sz w:val="24"/>
          <w:szCs w:val="24"/>
        </w:rPr>
        <w:t>N</w:t>
      </w:r>
      <w:r w:rsidR="005E5DBB" w:rsidRPr="0027689A">
        <w:rPr>
          <w:sz w:val="24"/>
          <w:szCs w:val="24"/>
        </w:rPr>
        <w:t xml:space="preserve">avigate </w:t>
      </w:r>
      <w:r w:rsidRPr="0027689A">
        <w:rPr>
          <w:sz w:val="24"/>
          <w:szCs w:val="24"/>
        </w:rPr>
        <w:t>to the folder where the output data is stored. Below is a screenshot of the content of the folder after the data collection is finished.</w:t>
      </w:r>
    </w:p>
    <w:p w14:paraId="13E390A6" w14:textId="66ABACCF" w:rsidR="00670645" w:rsidRPr="0027689A" w:rsidRDefault="00670645" w:rsidP="00F8005C">
      <w:pPr>
        <w:spacing w:line="276" w:lineRule="auto"/>
        <w:jc w:val="both"/>
        <w:rPr>
          <w:sz w:val="24"/>
          <w:szCs w:val="24"/>
        </w:rPr>
      </w:pPr>
    </w:p>
    <w:p w14:paraId="1C30F4F1" w14:textId="1B90857E" w:rsidR="00670645" w:rsidRPr="0027689A" w:rsidRDefault="00421D11" w:rsidP="00F8005C">
      <w:pPr>
        <w:spacing w:line="276" w:lineRule="auto"/>
        <w:jc w:val="both"/>
        <w:rPr>
          <w:sz w:val="24"/>
          <w:szCs w:val="24"/>
        </w:rPr>
      </w:pPr>
      <w:r w:rsidRPr="0027689A">
        <w:rPr>
          <w:noProof/>
          <w:sz w:val="24"/>
          <w:szCs w:val="24"/>
        </w:rPr>
        <w:drawing>
          <wp:inline distT="0" distB="0" distL="0" distR="0" wp14:anchorId="06C5EEB9" wp14:editId="5588D731">
            <wp:extent cx="5338714" cy="333954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6895" cy="3350921"/>
                    </a:xfrm>
                    <a:prstGeom prst="rect">
                      <a:avLst/>
                    </a:prstGeom>
                  </pic:spPr>
                </pic:pic>
              </a:graphicData>
            </a:graphic>
          </wp:inline>
        </w:drawing>
      </w:r>
    </w:p>
    <w:p w14:paraId="67B6EF0B" w14:textId="77777777" w:rsidR="00421D11" w:rsidRPr="0027689A" w:rsidRDefault="00421D11" w:rsidP="00F8005C">
      <w:pPr>
        <w:spacing w:line="276" w:lineRule="auto"/>
        <w:jc w:val="both"/>
        <w:rPr>
          <w:sz w:val="24"/>
          <w:szCs w:val="24"/>
        </w:rPr>
      </w:pPr>
    </w:p>
    <w:p w14:paraId="1D3183B7" w14:textId="77777777" w:rsidR="00670645" w:rsidRPr="0027689A" w:rsidRDefault="00670645" w:rsidP="00F8005C">
      <w:pPr>
        <w:spacing w:line="276" w:lineRule="auto"/>
        <w:jc w:val="both"/>
        <w:rPr>
          <w:sz w:val="24"/>
          <w:szCs w:val="24"/>
        </w:rPr>
      </w:pPr>
    </w:p>
    <w:p w14:paraId="0F96C5DF" w14:textId="5540BF2C" w:rsidR="00670645" w:rsidRPr="0027689A" w:rsidRDefault="00670645" w:rsidP="00F8005C">
      <w:pPr>
        <w:spacing w:line="276" w:lineRule="auto"/>
        <w:jc w:val="both"/>
        <w:rPr>
          <w:sz w:val="24"/>
          <w:szCs w:val="24"/>
        </w:rPr>
      </w:pPr>
      <w:r w:rsidRPr="0027689A">
        <w:rPr>
          <w:sz w:val="24"/>
          <w:szCs w:val="24"/>
        </w:rPr>
        <w:t>The folder contains one text file for each ATR, starting with ATR 1. The name of the files are in the format “(ATR_number).txt</w:t>
      </w:r>
      <w:r w:rsidR="007C685C" w:rsidRPr="0027689A">
        <w:rPr>
          <w:sz w:val="24"/>
          <w:szCs w:val="24"/>
        </w:rPr>
        <w:t>.</w:t>
      </w:r>
      <w:r w:rsidRPr="0027689A">
        <w:rPr>
          <w:sz w:val="24"/>
          <w:szCs w:val="24"/>
        </w:rPr>
        <w:t xml:space="preserve">” </w:t>
      </w:r>
      <w:r w:rsidR="007C685C" w:rsidRPr="0027689A">
        <w:rPr>
          <w:sz w:val="24"/>
          <w:szCs w:val="24"/>
        </w:rPr>
        <w:t>Check to make</w:t>
      </w:r>
      <w:r w:rsidR="006F0B3D" w:rsidRPr="0027689A">
        <w:rPr>
          <w:sz w:val="24"/>
          <w:szCs w:val="24"/>
        </w:rPr>
        <w:t xml:space="preserve"> sure that the software has generated one text file for every ATR in </w:t>
      </w:r>
      <w:r w:rsidR="007C685C" w:rsidRPr="0027689A">
        <w:rPr>
          <w:sz w:val="24"/>
          <w:szCs w:val="24"/>
        </w:rPr>
        <w:t xml:space="preserve">your </w:t>
      </w:r>
      <w:r w:rsidR="006F0B3D" w:rsidRPr="0027689A">
        <w:rPr>
          <w:sz w:val="24"/>
          <w:szCs w:val="24"/>
        </w:rPr>
        <w:t xml:space="preserve">ATR list. In addition, </w:t>
      </w:r>
      <w:r w:rsidR="007C685C" w:rsidRPr="0027689A">
        <w:rPr>
          <w:sz w:val="24"/>
          <w:szCs w:val="24"/>
        </w:rPr>
        <w:t xml:space="preserve">double check </w:t>
      </w:r>
      <w:r w:rsidR="006F0B3D" w:rsidRPr="0027689A">
        <w:rPr>
          <w:sz w:val="24"/>
          <w:szCs w:val="24"/>
        </w:rPr>
        <w:t xml:space="preserve">that the text files are in the correct format. Below is a screenshot of </w:t>
      </w:r>
      <w:r w:rsidR="006A5224" w:rsidRPr="0027689A">
        <w:rPr>
          <w:sz w:val="24"/>
          <w:szCs w:val="24"/>
        </w:rPr>
        <w:t xml:space="preserve">an ideal </w:t>
      </w:r>
      <w:r w:rsidR="006F0B3D" w:rsidRPr="0027689A">
        <w:rPr>
          <w:sz w:val="24"/>
          <w:szCs w:val="24"/>
        </w:rPr>
        <w:t>text file.</w:t>
      </w:r>
      <w:r w:rsidR="007C685C" w:rsidRPr="0027689A">
        <w:rPr>
          <w:sz w:val="24"/>
          <w:szCs w:val="24"/>
        </w:rPr>
        <w:t xml:space="preserve"> The text files should start with the first date of the year. Then the next three rows should </w:t>
      </w:r>
      <w:r w:rsidR="003C0839" w:rsidRPr="0027689A">
        <w:rPr>
          <w:sz w:val="24"/>
          <w:szCs w:val="24"/>
        </w:rPr>
        <w:t xml:space="preserve">contain </w:t>
      </w:r>
      <w:r w:rsidR="007C685C" w:rsidRPr="0027689A">
        <w:rPr>
          <w:sz w:val="24"/>
          <w:szCs w:val="24"/>
        </w:rPr>
        <w:t>the labels. From the fifth row, there should be seven columns of data, where the first column should be the time</w:t>
      </w:r>
      <w:r w:rsidR="00131867" w:rsidRPr="0027689A">
        <w:rPr>
          <w:sz w:val="24"/>
          <w:szCs w:val="24"/>
        </w:rPr>
        <w:t>, in hh:00 format</w:t>
      </w:r>
      <w:r w:rsidR="00037262">
        <w:rPr>
          <w:sz w:val="24"/>
          <w:szCs w:val="24"/>
        </w:rPr>
        <w:t xml:space="preserve"> (i.e.- 2PM will be 14:00)</w:t>
      </w:r>
      <w:r w:rsidR="007C685C" w:rsidRPr="0027689A">
        <w:rPr>
          <w:sz w:val="24"/>
          <w:szCs w:val="24"/>
        </w:rPr>
        <w:t>. Im</w:t>
      </w:r>
      <w:r w:rsidR="004219A8" w:rsidRPr="0027689A">
        <w:rPr>
          <w:sz w:val="24"/>
          <w:szCs w:val="24"/>
        </w:rPr>
        <w:t xml:space="preserve">mediately after the </w:t>
      </w:r>
      <w:r w:rsidR="007C685C" w:rsidRPr="0027689A">
        <w:rPr>
          <w:sz w:val="24"/>
          <w:szCs w:val="24"/>
        </w:rPr>
        <w:t xml:space="preserve">time, there should be </w:t>
      </w:r>
      <w:r w:rsidR="004219A8" w:rsidRPr="0027689A">
        <w:rPr>
          <w:sz w:val="24"/>
          <w:szCs w:val="24"/>
        </w:rPr>
        <w:t>numeric data in each</w:t>
      </w:r>
      <w:r w:rsidR="004F275E" w:rsidRPr="0027689A">
        <w:rPr>
          <w:sz w:val="24"/>
          <w:szCs w:val="24"/>
        </w:rPr>
        <w:t xml:space="preserve"> of the six</w:t>
      </w:r>
      <w:r w:rsidR="004219A8" w:rsidRPr="0027689A">
        <w:rPr>
          <w:sz w:val="24"/>
          <w:szCs w:val="24"/>
        </w:rPr>
        <w:t xml:space="preserve"> column</w:t>
      </w:r>
      <w:r w:rsidR="004F275E" w:rsidRPr="0027689A">
        <w:rPr>
          <w:sz w:val="24"/>
          <w:szCs w:val="24"/>
        </w:rPr>
        <w:t xml:space="preserve">s. Columns 2, 3 and 4 contain the current volume, historical volume and average speed (mph) for one direction. Columns 5, 6 and 7 contain the current volume, historical volume and average speed </w:t>
      </w:r>
      <w:r w:rsidR="004F275E" w:rsidRPr="0027689A">
        <w:rPr>
          <w:sz w:val="24"/>
          <w:szCs w:val="24"/>
        </w:rPr>
        <w:lastRenderedPageBreak/>
        <w:t>(mph) for the other direction</w:t>
      </w:r>
      <w:r w:rsidR="00DB6787" w:rsidRPr="0027689A">
        <w:rPr>
          <w:sz w:val="24"/>
          <w:szCs w:val="24"/>
        </w:rPr>
        <w:t xml:space="preserve">. There are 24 rows for each day, corresponding to each hour of the day. </w:t>
      </w:r>
      <w:r w:rsidR="007C685C" w:rsidRPr="0027689A">
        <w:rPr>
          <w:sz w:val="24"/>
          <w:szCs w:val="24"/>
        </w:rPr>
        <w:t>Th</w:t>
      </w:r>
      <w:r w:rsidR="00DB6787" w:rsidRPr="0027689A">
        <w:rPr>
          <w:sz w:val="24"/>
          <w:szCs w:val="24"/>
        </w:rPr>
        <w:t>en the same pattern is repeated for each day.</w:t>
      </w:r>
      <w:r w:rsidR="00F003F9" w:rsidRPr="0027689A">
        <w:rPr>
          <w:sz w:val="24"/>
          <w:szCs w:val="24"/>
        </w:rPr>
        <w:t xml:space="preserve"> Below is a screenshot of a sample input.</w:t>
      </w:r>
    </w:p>
    <w:p w14:paraId="2631ACF1" w14:textId="77777777" w:rsidR="006F0B3D" w:rsidRPr="0027689A" w:rsidRDefault="006F0B3D" w:rsidP="00F8005C">
      <w:pPr>
        <w:spacing w:line="276" w:lineRule="auto"/>
        <w:jc w:val="both"/>
        <w:rPr>
          <w:sz w:val="24"/>
          <w:szCs w:val="24"/>
        </w:rPr>
      </w:pPr>
    </w:p>
    <w:p w14:paraId="5AC4647A" w14:textId="77777777" w:rsidR="006F0B3D" w:rsidRPr="0027689A" w:rsidRDefault="00E86DA5" w:rsidP="00F8005C">
      <w:pPr>
        <w:spacing w:line="276" w:lineRule="auto"/>
        <w:jc w:val="both"/>
        <w:rPr>
          <w:sz w:val="24"/>
          <w:szCs w:val="24"/>
        </w:rPr>
      </w:pPr>
      <w:r w:rsidRPr="0027689A">
        <w:rPr>
          <w:noProof/>
          <w:sz w:val="24"/>
          <w:szCs w:val="24"/>
        </w:rPr>
        <w:drawing>
          <wp:inline distT="0" distB="0" distL="0" distR="0" wp14:anchorId="6B30C9CD" wp14:editId="49BAAD44">
            <wp:extent cx="4871996" cy="7028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4023" cy="7060732"/>
                    </a:xfrm>
                    <a:prstGeom prst="rect">
                      <a:avLst/>
                    </a:prstGeom>
                  </pic:spPr>
                </pic:pic>
              </a:graphicData>
            </a:graphic>
          </wp:inline>
        </w:drawing>
      </w:r>
    </w:p>
    <w:p w14:paraId="3B4F8EBD" w14:textId="77777777" w:rsidR="00E86DA5" w:rsidRPr="0027689A" w:rsidRDefault="00E86DA5" w:rsidP="00F8005C">
      <w:pPr>
        <w:spacing w:line="276" w:lineRule="auto"/>
        <w:jc w:val="both"/>
        <w:rPr>
          <w:sz w:val="24"/>
          <w:szCs w:val="24"/>
        </w:rPr>
      </w:pPr>
    </w:p>
    <w:p w14:paraId="7623AA25" w14:textId="74BD478E" w:rsidR="00E86DA5" w:rsidRPr="0027689A" w:rsidRDefault="007C685C" w:rsidP="00F8005C">
      <w:pPr>
        <w:spacing w:line="276" w:lineRule="auto"/>
        <w:jc w:val="both"/>
        <w:rPr>
          <w:sz w:val="24"/>
          <w:szCs w:val="24"/>
        </w:rPr>
      </w:pPr>
      <w:r w:rsidRPr="0027689A">
        <w:rPr>
          <w:sz w:val="24"/>
          <w:szCs w:val="24"/>
        </w:rPr>
        <w:lastRenderedPageBreak/>
        <w:t xml:space="preserve">You might see a </w:t>
      </w:r>
      <w:r w:rsidR="008D0494" w:rsidRPr="0027689A">
        <w:rPr>
          <w:sz w:val="24"/>
          <w:szCs w:val="24"/>
        </w:rPr>
        <w:t xml:space="preserve">different pattern </w:t>
      </w:r>
      <w:r w:rsidRPr="0027689A">
        <w:rPr>
          <w:sz w:val="24"/>
          <w:szCs w:val="24"/>
        </w:rPr>
        <w:t xml:space="preserve">if </w:t>
      </w:r>
      <w:r w:rsidR="008D0494" w:rsidRPr="0027689A">
        <w:rPr>
          <w:sz w:val="24"/>
          <w:szCs w:val="24"/>
        </w:rPr>
        <w:t xml:space="preserve">the ATR data was not available. For example, the following two types of text files can be found. In these cases, the data was not available. </w:t>
      </w:r>
    </w:p>
    <w:p w14:paraId="51434434" w14:textId="77777777" w:rsidR="008D0494" w:rsidRPr="0027689A" w:rsidRDefault="008D0494" w:rsidP="00F8005C">
      <w:pPr>
        <w:spacing w:line="276" w:lineRule="auto"/>
        <w:jc w:val="both"/>
        <w:rPr>
          <w:sz w:val="24"/>
          <w:szCs w:val="24"/>
        </w:rPr>
      </w:pPr>
    </w:p>
    <w:p w14:paraId="1C9C54FC" w14:textId="77777777" w:rsidR="008D0494" w:rsidRPr="0027689A" w:rsidRDefault="008D0494" w:rsidP="00F8005C">
      <w:pPr>
        <w:spacing w:line="276" w:lineRule="auto"/>
        <w:jc w:val="both"/>
        <w:rPr>
          <w:sz w:val="24"/>
          <w:szCs w:val="24"/>
        </w:rPr>
      </w:pPr>
      <w:r w:rsidRPr="0027689A">
        <w:rPr>
          <w:noProof/>
          <w:sz w:val="24"/>
          <w:szCs w:val="24"/>
        </w:rPr>
        <w:drawing>
          <wp:inline distT="0" distB="0" distL="0" distR="0" wp14:anchorId="1995E3D8" wp14:editId="4EEF0AE1">
            <wp:extent cx="1650365" cy="5310010"/>
            <wp:effectExtent l="0" t="0" r="698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78610" cy="5400888"/>
                    </a:xfrm>
                    <a:prstGeom prst="rect">
                      <a:avLst/>
                    </a:prstGeom>
                  </pic:spPr>
                </pic:pic>
              </a:graphicData>
            </a:graphic>
          </wp:inline>
        </w:drawing>
      </w:r>
      <w:r w:rsidRPr="0027689A">
        <w:rPr>
          <w:sz w:val="24"/>
          <w:szCs w:val="24"/>
        </w:rPr>
        <w:t xml:space="preserve">  </w:t>
      </w:r>
      <w:r w:rsidRPr="0027689A">
        <w:rPr>
          <w:noProof/>
          <w:sz w:val="24"/>
          <w:szCs w:val="24"/>
        </w:rPr>
        <w:t xml:space="preserve">         </w:t>
      </w:r>
      <w:r w:rsidRPr="0027689A">
        <w:rPr>
          <w:noProof/>
          <w:sz w:val="24"/>
          <w:szCs w:val="24"/>
        </w:rPr>
        <w:drawing>
          <wp:inline distT="0" distB="0" distL="0" distR="0" wp14:anchorId="4A507B93" wp14:editId="5BC85CD1">
            <wp:extent cx="3799261" cy="5309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0858" cy="5354031"/>
                    </a:xfrm>
                    <a:prstGeom prst="rect">
                      <a:avLst/>
                    </a:prstGeom>
                  </pic:spPr>
                </pic:pic>
              </a:graphicData>
            </a:graphic>
          </wp:inline>
        </w:drawing>
      </w:r>
    </w:p>
    <w:p w14:paraId="34751613" w14:textId="77777777" w:rsidR="00670645" w:rsidRPr="0027689A" w:rsidRDefault="00670645" w:rsidP="00F8005C">
      <w:pPr>
        <w:spacing w:line="276" w:lineRule="auto"/>
        <w:jc w:val="both"/>
        <w:rPr>
          <w:sz w:val="24"/>
          <w:szCs w:val="24"/>
        </w:rPr>
      </w:pPr>
    </w:p>
    <w:p w14:paraId="0ADC982B" w14:textId="77777777" w:rsidR="00670645" w:rsidRPr="0027689A" w:rsidRDefault="00670645" w:rsidP="00F8005C">
      <w:pPr>
        <w:spacing w:line="276" w:lineRule="auto"/>
        <w:jc w:val="both"/>
        <w:rPr>
          <w:sz w:val="24"/>
          <w:szCs w:val="24"/>
        </w:rPr>
      </w:pPr>
    </w:p>
    <w:p w14:paraId="4BC6651D" w14:textId="6271D0D6" w:rsidR="00C86518" w:rsidRPr="0027689A" w:rsidRDefault="00CA0E1E" w:rsidP="00F8005C">
      <w:pPr>
        <w:spacing w:line="276" w:lineRule="auto"/>
        <w:jc w:val="both"/>
        <w:rPr>
          <w:sz w:val="24"/>
          <w:szCs w:val="24"/>
        </w:rPr>
      </w:pPr>
      <w:r w:rsidRPr="0027689A">
        <w:rPr>
          <w:sz w:val="24"/>
          <w:szCs w:val="24"/>
        </w:rPr>
        <w:t xml:space="preserve">For the file on the left, there is no data between the dates, only a blank line. For the file on the right, the labels are present </w:t>
      </w:r>
      <w:r w:rsidR="001F4A4C" w:rsidRPr="0027689A">
        <w:rPr>
          <w:sz w:val="24"/>
          <w:szCs w:val="24"/>
        </w:rPr>
        <w:t>but there is no</w:t>
      </w:r>
      <w:r w:rsidRPr="0027689A">
        <w:rPr>
          <w:sz w:val="24"/>
          <w:szCs w:val="24"/>
        </w:rPr>
        <w:t xml:space="preserve"> data under the label. In both cases, data is absent.</w:t>
      </w:r>
    </w:p>
    <w:p w14:paraId="1521EBEB" w14:textId="77777777" w:rsidR="00E61631" w:rsidRPr="0027689A" w:rsidRDefault="00E61631" w:rsidP="00F8005C">
      <w:pPr>
        <w:spacing w:line="276" w:lineRule="auto"/>
        <w:rPr>
          <w:sz w:val="24"/>
          <w:szCs w:val="24"/>
        </w:rPr>
      </w:pPr>
    </w:p>
    <w:p w14:paraId="51645CCE" w14:textId="77777777" w:rsidR="007869C0" w:rsidRPr="0027689A" w:rsidRDefault="007869C0" w:rsidP="00F8005C">
      <w:pPr>
        <w:spacing w:line="276" w:lineRule="auto"/>
        <w:rPr>
          <w:sz w:val="24"/>
          <w:szCs w:val="24"/>
        </w:rPr>
      </w:pPr>
    </w:p>
    <w:p w14:paraId="12491ACA" w14:textId="77777777" w:rsidR="007869C0" w:rsidRPr="0027689A" w:rsidRDefault="007869C0" w:rsidP="00F8005C">
      <w:pPr>
        <w:spacing w:line="276" w:lineRule="auto"/>
        <w:rPr>
          <w:sz w:val="24"/>
          <w:szCs w:val="24"/>
        </w:rPr>
      </w:pPr>
    </w:p>
    <w:p w14:paraId="19956398" w14:textId="77777777" w:rsidR="007869C0" w:rsidRPr="0027689A" w:rsidRDefault="007869C0" w:rsidP="00F8005C">
      <w:pPr>
        <w:spacing w:line="276" w:lineRule="auto"/>
        <w:rPr>
          <w:sz w:val="24"/>
          <w:szCs w:val="24"/>
        </w:rPr>
      </w:pPr>
    </w:p>
    <w:p w14:paraId="131A7824" w14:textId="77777777" w:rsidR="007869C0" w:rsidRPr="0027689A" w:rsidRDefault="007869C0" w:rsidP="00F8005C">
      <w:pPr>
        <w:spacing w:line="276" w:lineRule="auto"/>
        <w:rPr>
          <w:sz w:val="24"/>
          <w:szCs w:val="24"/>
        </w:rPr>
      </w:pPr>
    </w:p>
    <w:p w14:paraId="797FC036" w14:textId="77777777" w:rsidR="007869C0" w:rsidRPr="0027689A" w:rsidRDefault="007869C0" w:rsidP="00F8005C">
      <w:pPr>
        <w:spacing w:line="276" w:lineRule="auto"/>
        <w:rPr>
          <w:sz w:val="24"/>
          <w:szCs w:val="24"/>
        </w:rPr>
      </w:pPr>
    </w:p>
    <w:p w14:paraId="34FDCE3B" w14:textId="77777777" w:rsidR="007869C0" w:rsidRPr="0027689A" w:rsidRDefault="007869C0" w:rsidP="00F8005C">
      <w:pPr>
        <w:spacing w:line="276" w:lineRule="auto"/>
        <w:rPr>
          <w:sz w:val="24"/>
          <w:szCs w:val="24"/>
        </w:rPr>
      </w:pPr>
    </w:p>
    <w:p w14:paraId="07DD7598" w14:textId="77777777" w:rsidR="007869C0" w:rsidRPr="0027689A" w:rsidRDefault="007869C0" w:rsidP="00F8005C">
      <w:pPr>
        <w:spacing w:line="276" w:lineRule="auto"/>
        <w:rPr>
          <w:sz w:val="24"/>
          <w:szCs w:val="24"/>
        </w:rPr>
      </w:pPr>
    </w:p>
    <w:p w14:paraId="55F4F89F" w14:textId="77777777" w:rsidR="007869C0" w:rsidRPr="0027689A" w:rsidRDefault="007869C0" w:rsidP="00F8005C">
      <w:pPr>
        <w:spacing w:line="276" w:lineRule="auto"/>
        <w:rPr>
          <w:sz w:val="24"/>
          <w:szCs w:val="24"/>
        </w:rPr>
      </w:pPr>
    </w:p>
    <w:p w14:paraId="31F2D2A4" w14:textId="77777777" w:rsidR="007869C0" w:rsidRPr="0027689A" w:rsidRDefault="007869C0" w:rsidP="00F8005C">
      <w:pPr>
        <w:spacing w:line="276" w:lineRule="auto"/>
        <w:rPr>
          <w:sz w:val="24"/>
          <w:szCs w:val="24"/>
        </w:rPr>
      </w:pPr>
    </w:p>
    <w:p w14:paraId="4B87A01D" w14:textId="77777777" w:rsidR="007869C0" w:rsidRPr="0027689A" w:rsidRDefault="007869C0" w:rsidP="00F8005C">
      <w:pPr>
        <w:spacing w:line="276" w:lineRule="auto"/>
        <w:rPr>
          <w:sz w:val="24"/>
          <w:szCs w:val="24"/>
        </w:rPr>
      </w:pPr>
    </w:p>
    <w:p w14:paraId="2D165DC4" w14:textId="77777777" w:rsidR="007869C0" w:rsidRPr="0027689A" w:rsidRDefault="007869C0" w:rsidP="00F8005C">
      <w:pPr>
        <w:spacing w:line="276" w:lineRule="auto"/>
        <w:rPr>
          <w:sz w:val="24"/>
          <w:szCs w:val="24"/>
        </w:rPr>
      </w:pPr>
    </w:p>
    <w:p w14:paraId="4E17EAE4" w14:textId="77777777" w:rsidR="00C81E9E" w:rsidRPr="0027689A" w:rsidRDefault="00C81E9E" w:rsidP="00F8005C">
      <w:pPr>
        <w:spacing w:line="276" w:lineRule="auto"/>
        <w:rPr>
          <w:sz w:val="24"/>
          <w:szCs w:val="24"/>
        </w:rPr>
      </w:pPr>
    </w:p>
    <w:p w14:paraId="069AF9A2" w14:textId="77777777" w:rsidR="00C81E9E" w:rsidRPr="0027689A" w:rsidRDefault="00C81E9E" w:rsidP="00F8005C">
      <w:pPr>
        <w:spacing w:line="276" w:lineRule="auto"/>
        <w:rPr>
          <w:sz w:val="24"/>
          <w:szCs w:val="24"/>
        </w:rPr>
      </w:pPr>
    </w:p>
    <w:p w14:paraId="0267764D" w14:textId="77777777" w:rsidR="00C81E9E" w:rsidRPr="0027689A" w:rsidRDefault="00C81E9E" w:rsidP="00F8005C">
      <w:pPr>
        <w:spacing w:line="276" w:lineRule="auto"/>
        <w:rPr>
          <w:sz w:val="24"/>
          <w:szCs w:val="24"/>
        </w:rPr>
      </w:pPr>
    </w:p>
    <w:p w14:paraId="56320F29" w14:textId="77777777" w:rsidR="00C81E9E" w:rsidRPr="0027689A" w:rsidRDefault="00C81E9E" w:rsidP="00F8005C">
      <w:pPr>
        <w:spacing w:line="276" w:lineRule="auto"/>
        <w:rPr>
          <w:sz w:val="24"/>
          <w:szCs w:val="24"/>
        </w:rPr>
      </w:pPr>
    </w:p>
    <w:p w14:paraId="597C71A9" w14:textId="77777777" w:rsidR="00C81E9E" w:rsidRPr="0027689A" w:rsidRDefault="00C81E9E" w:rsidP="00F8005C">
      <w:pPr>
        <w:spacing w:line="276" w:lineRule="auto"/>
        <w:rPr>
          <w:sz w:val="24"/>
          <w:szCs w:val="24"/>
        </w:rPr>
      </w:pPr>
    </w:p>
    <w:p w14:paraId="063AA318" w14:textId="2F12C195" w:rsidR="007002E6" w:rsidRPr="0027689A" w:rsidRDefault="007002E6" w:rsidP="00F8005C">
      <w:pPr>
        <w:spacing w:line="276" w:lineRule="auto"/>
        <w:rPr>
          <w:sz w:val="24"/>
          <w:szCs w:val="24"/>
        </w:rPr>
      </w:pPr>
    </w:p>
    <w:p w14:paraId="128F8C7D" w14:textId="77777777" w:rsidR="004068D1" w:rsidRPr="0027689A" w:rsidRDefault="004068D1" w:rsidP="00F8005C">
      <w:pPr>
        <w:spacing w:line="276" w:lineRule="auto"/>
        <w:rPr>
          <w:sz w:val="24"/>
          <w:szCs w:val="24"/>
        </w:rPr>
      </w:pPr>
    </w:p>
    <w:p w14:paraId="280D56CD" w14:textId="0098CC05" w:rsidR="007002E6" w:rsidRDefault="007002E6" w:rsidP="00F8005C">
      <w:pPr>
        <w:spacing w:line="276" w:lineRule="auto"/>
        <w:rPr>
          <w:sz w:val="24"/>
          <w:szCs w:val="24"/>
        </w:rPr>
      </w:pPr>
    </w:p>
    <w:p w14:paraId="00D797D7" w14:textId="21518BBE" w:rsidR="00E32471" w:rsidRDefault="00E32471" w:rsidP="00F8005C">
      <w:pPr>
        <w:spacing w:line="276" w:lineRule="auto"/>
        <w:rPr>
          <w:sz w:val="24"/>
          <w:szCs w:val="24"/>
        </w:rPr>
      </w:pPr>
    </w:p>
    <w:p w14:paraId="506AB0E5" w14:textId="5C599467" w:rsidR="00E32471" w:rsidRDefault="00E32471" w:rsidP="00F8005C">
      <w:pPr>
        <w:spacing w:line="276" w:lineRule="auto"/>
        <w:rPr>
          <w:sz w:val="24"/>
          <w:szCs w:val="24"/>
        </w:rPr>
      </w:pPr>
    </w:p>
    <w:p w14:paraId="739F2AED" w14:textId="5CBD7B61" w:rsidR="00E32471" w:rsidRDefault="00E32471" w:rsidP="00F8005C">
      <w:pPr>
        <w:spacing w:line="276" w:lineRule="auto"/>
        <w:rPr>
          <w:sz w:val="24"/>
          <w:szCs w:val="24"/>
        </w:rPr>
      </w:pPr>
    </w:p>
    <w:p w14:paraId="6C331DD7" w14:textId="75C70FD6" w:rsidR="00E32471" w:rsidRDefault="00E32471" w:rsidP="00F8005C">
      <w:pPr>
        <w:spacing w:line="276" w:lineRule="auto"/>
        <w:rPr>
          <w:sz w:val="24"/>
          <w:szCs w:val="24"/>
        </w:rPr>
      </w:pPr>
    </w:p>
    <w:p w14:paraId="70B779C7" w14:textId="196B6486" w:rsidR="00E32471" w:rsidRDefault="00E32471" w:rsidP="00F8005C">
      <w:pPr>
        <w:spacing w:line="276" w:lineRule="auto"/>
        <w:rPr>
          <w:sz w:val="24"/>
          <w:szCs w:val="24"/>
        </w:rPr>
      </w:pPr>
    </w:p>
    <w:p w14:paraId="47FC38ED" w14:textId="0A5A8AC5" w:rsidR="00E32471" w:rsidRDefault="00E32471" w:rsidP="00F8005C">
      <w:pPr>
        <w:spacing w:line="276" w:lineRule="auto"/>
        <w:rPr>
          <w:sz w:val="24"/>
          <w:szCs w:val="24"/>
        </w:rPr>
      </w:pPr>
    </w:p>
    <w:p w14:paraId="4E8A519A" w14:textId="1F27F36E" w:rsidR="00E32471" w:rsidRDefault="00E32471" w:rsidP="00F8005C">
      <w:pPr>
        <w:spacing w:line="276" w:lineRule="auto"/>
        <w:rPr>
          <w:sz w:val="24"/>
          <w:szCs w:val="24"/>
        </w:rPr>
      </w:pPr>
    </w:p>
    <w:p w14:paraId="5AB280DA" w14:textId="7EC7FA9D" w:rsidR="00E32471" w:rsidRDefault="00E32471" w:rsidP="00F8005C">
      <w:pPr>
        <w:spacing w:line="276" w:lineRule="auto"/>
        <w:rPr>
          <w:sz w:val="24"/>
          <w:szCs w:val="24"/>
        </w:rPr>
      </w:pPr>
    </w:p>
    <w:p w14:paraId="58E66560" w14:textId="0AA91904" w:rsidR="00E32471" w:rsidRDefault="00E32471" w:rsidP="00F8005C">
      <w:pPr>
        <w:spacing w:line="276" w:lineRule="auto"/>
        <w:rPr>
          <w:sz w:val="24"/>
          <w:szCs w:val="24"/>
        </w:rPr>
      </w:pPr>
    </w:p>
    <w:p w14:paraId="14317124" w14:textId="71659A64" w:rsidR="00E32471" w:rsidRDefault="00E32471" w:rsidP="00F8005C">
      <w:pPr>
        <w:spacing w:line="276" w:lineRule="auto"/>
        <w:rPr>
          <w:sz w:val="24"/>
          <w:szCs w:val="24"/>
        </w:rPr>
      </w:pPr>
    </w:p>
    <w:p w14:paraId="61E0F3C6" w14:textId="5AE25C28" w:rsidR="00E32471" w:rsidRDefault="00E32471" w:rsidP="00F8005C">
      <w:pPr>
        <w:spacing w:line="276" w:lineRule="auto"/>
        <w:rPr>
          <w:sz w:val="24"/>
          <w:szCs w:val="24"/>
        </w:rPr>
      </w:pPr>
    </w:p>
    <w:p w14:paraId="38F65B86" w14:textId="3A25C1BF" w:rsidR="00E32471" w:rsidRDefault="00E32471" w:rsidP="00F8005C">
      <w:pPr>
        <w:spacing w:line="276" w:lineRule="auto"/>
        <w:rPr>
          <w:sz w:val="24"/>
          <w:szCs w:val="24"/>
        </w:rPr>
      </w:pPr>
    </w:p>
    <w:p w14:paraId="5586921B" w14:textId="4F05AF11" w:rsidR="00E32471" w:rsidRDefault="00E32471" w:rsidP="00F8005C">
      <w:pPr>
        <w:spacing w:line="276" w:lineRule="auto"/>
        <w:rPr>
          <w:sz w:val="24"/>
          <w:szCs w:val="24"/>
        </w:rPr>
      </w:pPr>
    </w:p>
    <w:p w14:paraId="2819EE74" w14:textId="48C68C8B" w:rsidR="00E32471" w:rsidRDefault="00E32471" w:rsidP="00F8005C">
      <w:pPr>
        <w:spacing w:line="276" w:lineRule="auto"/>
        <w:rPr>
          <w:sz w:val="24"/>
          <w:szCs w:val="24"/>
        </w:rPr>
      </w:pPr>
    </w:p>
    <w:p w14:paraId="040A7D60" w14:textId="1351712A" w:rsidR="00E32471" w:rsidRDefault="00E32471" w:rsidP="00F8005C">
      <w:pPr>
        <w:spacing w:line="276" w:lineRule="auto"/>
        <w:rPr>
          <w:sz w:val="24"/>
          <w:szCs w:val="24"/>
        </w:rPr>
      </w:pPr>
    </w:p>
    <w:p w14:paraId="366F09F0" w14:textId="7EC7840F" w:rsidR="00E32471" w:rsidRDefault="00E32471" w:rsidP="00F8005C">
      <w:pPr>
        <w:spacing w:line="276" w:lineRule="auto"/>
        <w:rPr>
          <w:sz w:val="24"/>
          <w:szCs w:val="24"/>
        </w:rPr>
      </w:pPr>
    </w:p>
    <w:p w14:paraId="472236F3" w14:textId="1F0DBFF0" w:rsidR="00E32471" w:rsidRDefault="00E32471" w:rsidP="00F8005C">
      <w:pPr>
        <w:spacing w:line="276" w:lineRule="auto"/>
        <w:rPr>
          <w:sz w:val="24"/>
          <w:szCs w:val="24"/>
        </w:rPr>
      </w:pPr>
    </w:p>
    <w:p w14:paraId="6D891813" w14:textId="7D5CA3AF" w:rsidR="00E32471" w:rsidRDefault="00E32471" w:rsidP="00F8005C">
      <w:pPr>
        <w:spacing w:line="276" w:lineRule="auto"/>
        <w:rPr>
          <w:sz w:val="24"/>
          <w:szCs w:val="24"/>
        </w:rPr>
      </w:pPr>
    </w:p>
    <w:p w14:paraId="66007D37" w14:textId="02BDAD05" w:rsidR="00E32471" w:rsidRDefault="00E32471" w:rsidP="00F8005C">
      <w:pPr>
        <w:spacing w:line="276" w:lineRule="auto"/>
        <w:rPr>
          <w:sz w:val="24"/>
          <w:szCs w:val="24"/>
        </w:rPr>
      </w:pPr>
    </w:p>
    <w:p w14:paraId="41A33F41" w14:textId="070A61D8" w:rsidR="00E32471" w:rsidRDefault="00E32471" w:rsidP="00F8005C">
      <w:pPr>
        <w:spacing w:line="276" w:lineRule="auto"/>
        <w:rPr>
          <w:sz w:val="24"/>
          <w:szCs w:val="24"/>
        </w:rPr>
      </w:pPr>
    </w:p>
    <w:p w14:paraId="3458455B" w14:textId="3A1C53FD" w:rsidR="00E32471" w:rsidRDefault="00E32471" w:rsidP="00F8005C">
      <w:pPr>
        <w:spacing w:line="276" w:lineRule="auto"/>
        <w:rPr>
          <w:sz w:val="24"/>
          <w:szCs w:val="24"/>
        </w:rPr>
      </w:pPr>
    </w:p>
    <w:p w14:paraId="6BCEE175" w14:textId="53C7B236" w:rsidR="00E32471" w:rsidRDefault="00E32471" w:rsidP="00F8005C">
      <w:pPr>
        <w:spacing w:line="276" w:lineRule="auto"/>
        <w:rPr>
          <w:sz w:val="24"/>
          <w:szCs w:val="24"/>
        </w:rPr>
      </w:pPr>
    </w:p>
    <w:p w14:paraId="2F0CB528" w14:textId="17A3C54A" w:rsidR="00E32471" w:rsidRDefault="00E32471" w:rsidP="00F8005C">
      <w:pPr>
        <w:spacing w:line="276" w:lineRule="auto"/>
        <w:rPr>
          <w:sz w:val="24"/>
          <w:szCs w:val="24"/>
        </w:rPr>
      </w:pPr>
    </w:p>
    <w:p w14:paraId="00D4595B" w14:textId="1D4B656C" w:rsidR="00E32471" w:rsidRDefault="00E32471" w:rsidP="00F8005C">
      <w:pPr>
        <w:spacing w:line="276" w:lineRule="auto"/>
        <w:rPr>
          <w:sz w:val="24"/>
          <w:szCs w:val="24"/>
        </w:rPr>
      </w:pPr>
    </w:p>
    <w:p w14:paraId="707EAF82" w14:textId="06AC1A15" w:rsidR="00E32471" w:rsidRDefault="00E32471" w:rsidP="00F8005C">
      <w:pPr>
        <w:spacing w:line="276" w:lineRule="auto"/>
        <w:rPr>
          <w:sz w:val="24"/>
          <w:szCs w:val="24"/>
        </w:rPr>
      </w:pPr>
    </w:p>
    <w:p w14:paraId="13715CA4" w14:textId="24EA0B87" w:rsidR="00E32471" w:rsidRDefault="00E32471" w:rsidP="00F8005C">
      <w:pPr>
        <w:spacing w:line="276" w:lineRule="auto"/>
        <w:rPr>
          <w:sz w:val="24"/>
          <w:szCs w:val="24"/>
        </w:rPr>
      </w:pPr>
    </w:p>
    <w:p w14:paraId="41C905DF" w14:textId="62E0A08A" w:rsidR="00E32471" w:rsidRDefault="00E32471" w:rsidP="00F8005C">
      <w:pPr>
        <w:spacing w:line="276" w:lineRule="auto"/>
        <w:rPr>
          <w:sz w:val="24"/>
          <w:szCs w:val="24"/>
        </w:rPr>
      </w:pPr>
    </w:p>
    <w:p w14:paraId="5E7BA739" w14:textId="29FFDB0B" w:rsidR="00E32471" w:rsidRDefault="00E32471" w:rsidP="00F8005C">
      <w:pPr>
        <w:spacing w:line="276" w:lineRule="auto"/>
        <w:rPr>
          <w:sz w:val="24"/>
          <w:szCs w:val="24"/>
        </w:rPr>
      </w:pPr>
    </w:p>
    <w:p w14:paraId="5782FB6D" w14:textId="1A4A2209" w:rsidR="00E32471" w:rsidRDefault="00E32471" w:rsidP="00F8005C">
      <w:pPr>
        <w:spacing w:line="276" w:lineRule="auto"/>
        <w:rPr>
          <w:sz w:val="24"/>
          <w:szCs w:val="24"/>
        </w:rPr>
      </w:pPr>
    </w:p>
    <w:p w14:paraId="290863E6" w14:textId="5A0DC9B8" w:rsidR="00E32471" w:rsidRDefault="00E32471" w:rsidP="00F8005C">
      <w:pPr>
        <w:spacing w:line="276" w:lineRule="auto"/>
        <w:rPr>
          <w:sz w:val="24"/>
          <w:szCs w:val="24"/>
        </w:rPr>
      </w:pPr>
    </w:p>
    <w:p w14:paraId="5E00835D" w14:textId="73E505AC" w:rsidR="00E32471" w:rsidRDefault="00E32471" w:rsidP="00F8005C">
      <w:pPr>
        <w:spacing w:line="276" w:lineRule="auto"/>
        <w:rPr>
          <w:sz w:val="24"/>
          <w:szCs w:val="24"/>
        </w:rPr>
      </w:pPr>
    </w:p>
    <w:p w14:paraId="341780AF" w14:textId="6CBF8CAD" w:rsidR="00E32471" w:rsidRDefault="00E32471" w:rsidP="00F8005C">
      <w:pPr>
        <w:spacing w:line="276" w:lineRule="auto"/>
        <w:rPr>
          <w:sz w:val="24"/>
          <w:szCs w:val="24"/>
        </w:rPr>
      </w:pPr>
    </w:p>
    <w:p w14:paraId="0B84C635" w14:textId="3D5FDAC2" w:rsidR="00E32471" w:rsidRDefault="00E32471" w:rsidP="00F8005C">
      <w:pPr>
        <w:spacing w:line="276" w:lineRule="auto"/>
        <w:rPr>
          <w:sz w:val="24"/>
          <w:szCs w:val="24"/>
        </w:rPr>
      </w:pPr>
    </w:p>
    <w:p w14:paraId="215826B6" w14:textId="54D3BB97" w:rsidR="00E32471" w:rsidRDefault="00E32471" w:rsidP="00F8005C">
      <w:pPr>
        <w:spacing w:line="276" w:lineRule="auto"/>
        <w:rPr>
          <w:sz w:val="24"/>
          <w:szCs w:val="24"/>
        </w:rPr>
      </w:pPr>
    </w:p>
    <w:p w14:paraId="59D07C93" w14:textId="0626E866" w:rsidR="00E32471" w:rsidRDefault="00E32471" w:rsidP="00F8005C">
      <w:pPr>
        <w:spacing w:line="276" w:lineRule="auto"/>
        <w:rPr>
          <w:sz w:val="24"/>
          <w:szCs w:val="24"/>
        </w:rPr>
      </w:pPr>
    </w:p>
    <w:p w14:paraId="76122CE4" w14:textId="6BD8C714" w:rsidR="00E32471" w:rsidRDefault="00E32471" w:rsidP="00F8005C">
      <w:pPr>
        <w:spacing w:line="276" w:lineRule="auto"/>
        <w:rPr>
          <w:sz w:val="24"/>
          <w:szCs w:val="24"/>
        </w:rPr>
      </w:pPr>
    </w:p>
    <w:p w14:paraId="765A4931" w14:textId="77777777" w:rsidR="00E32471" w:rsidRPr="0027689A" w:rsidRDefault="00E32471" w:rsidP="00F8005C">
      <w:pPr>
        <w:spacing w:line="276" w:lineRule="auto"/>
        <w:rPr>
          <w:sz w:val="24"/>
          <w:szCs w:val="24"/>
        </w:rPr>
      </w:pPr>
    </w:p>
    <w:p w14:paraId="22C7C393" w14:textId="3E561C01" w:rsidR="007002E6" w:rsidRDefault="007002E6" w:rsidP="00F8005C">
      <w:pPr>
        <w:spacing w:line="276" w:lineRule="auto"/>
        <w:rPr>
          <w:sz w:val="24"/>
          <w:szCs w:val="24"/>
        </w:rPr>
      </w:pPr>
    </w:p>
    <w:p w14:paraId="65335590" w14:textId="4306F391" w:rsidR="002E4FC4" w:rsidRPr="0027689A" w:rsidRDefault="002E4FC4" w:rsidP="00F8005C">
      <w:pPr>
        <w:spacing w:line="276" w:lineRule="auto"/>
        <w:rPr>
          <w:sz w:val="24"/>
          <w:szCs w:val="24"/>
        </w:rPr>
      </w:pPr>
    </w:p>
    <w:p w14:paraId="64A6B4B8" w14:textId="77777777" w:rsidR="007002E6" w:rsidRPr="0027689A" w:rsidRDefault="007002E6" w:rsidP="00F8005C">
      <w:pPr>
        <w:spacing w:line="276" w:lineRule="auto"/>
        <w:rPr>
          <w:sz w:val="24"/>
          <w:szCs w:val="24"/>
        </w:rPr>
      </w:pPr>
    </w:p>
    <w:p w14:paraId="6A6FDA45" w14:textId="77777777" w:rsidR="007002E6" w:rsidRPr="0027689A" w:rsidRDefault="007002E6" w:rsidP="00F8005C">
      <w:pPr>
        <w:spacing w:line="276" w:lineRule="auto"/>
        <w:rPr>
          <w:sz w:val="24"/>
          <w:szCs w:val="24"/>
        </w:rPr>
      </w:pPr>
    </w:p>
    <w:p w14:paraId="60158AB1" w14:textId="77777777" w:rsidR="007002E6" w:rsidRPr="0027689A" w:rsidRDefault="007002E6" w:rsidP="00F8005C">
      <w:pPr>
        <w:spacing w:line="276" w:lineRule="auto"/>
        <w:rPr>
          <w:sz w:val="24"/>
          <w:szCs w:val="24"/>
        </w:rPr>
      </w:pPr>
    </w:p>
    <w:p w14:paraId="35768B48" w14:textId="77777777" w:rsidR="007002E6" w:rsidRPr="0027689A" w:rsidRDefault="007002E6" w:rsidP="00F8005C">
      <w:pPr>
        <w:spacing w:line="276" w:lineRule="auto"/>
        <w:rPr>
          <w:sz w:val="24"/>
          <w:szCs w:val="24"/>
        </w:rPr>
      </w:pPr>
    </w:p>
    <w:p w14:paraId="1FCA20F9" w14:textId="662E76ED" w:rsidR="007002E6" w:rsidRPr="0027689A" w:rsidRDefault="007002E6" w:rsidP="00F8005C">
      <w:pPr>
        <w:spacing w:line="276" w:lineRule="auto"/>
        <w:jc w:val="right"/>
        <w:rPr>
          <w:b/>
          <w:sz w:val="24"/>
          <w:szCs w:val="24"/>
        </w:rPr>
      </w:pPr>
      <w:r w:rsidRPr="0027689A">
        <w:rPr>
          <w:b/>
          <w:sz w:val="24"/>
          <w:szCs w:val="24"/>
        </w:rPr>
        <w:t>6.0</w:t>
      </w:r>
      <w:r w:rsidRPr="0027689A">
        <w:rPr>
          <w:b/>
          <w:sz w:val="24"/>
          <w:szCs w:val="24"/>
        </w:rPr>
        <w:tab/>
      </w:r>
      <w:r w:rsidR="009C104A" w:rsidRPr="0027689A">
        <w:rPr>
          <w:b/>
          <w:sz w:val="24"/>
          <w:szCs w:val="24"/>
        </w:rPr>
        <w:t>COMMON ERRORS</w:t>
      </w:r>
    </w:p>
    <w:p w14:paraId="285FC5CD" w14:textId="7D9931CA" w:rsidR="007002E6" w:rsidRDefault="007002E6" w:rsidP="00F8005C">
      <w:pPr>
        <w:spacing w:line="276" w:lineRule="auto"/>
        <w:rPr>
          <w:sz w:val="24"/>
          <w:szCs w:val="24"/>
        </w:rPr>
      </w:pPr>
    </w:p>
    <w:p w14:paraId="79180937" w14:textId="2A26867B" w:rsidR="00675A24" w:rsidRDefault="00675A24" w:rsidP="00F8005C">
      <w:pPr>
        <w:spacing w:line="276" w:lineRule="auto"/>
        <w:rPr>
          <w:sz w:val="24"/>
          <w:szCs w:val="24"/>
        </w:rPr>
      </w:pPr>
    </w:p>
    <w:p w14:paraId="2301EE22" w14:textId="1C1952D7" w:rsidR="00675A24" w:rsidRDefault="00675A24" w:rsidP="00F8005C">
      <w:pPr>
        <w:spacing w:line="276" w:lineRule="auto"/>
        <w:rPr>
          <w:sz w:val="24"/>
          <w:szCs w:val="24"/>
        </w:rPr>
      </w:pPr>
    </w:p>
    <w:p w14:paraId="128BB655" w14:textId="14DEA583" w:rsidR="00675A24" w:rsidRDefault="00675A24" w:rsidP="00F8005C">
      <w:pPr>
        <w:spacing w:line="276" w:lineRule="auto"/>
        <w:rPr>
          <w:sz w:val="24"/>
          <w:szCs w:val="24"/>
        </w:rPr>
      </w:pPr>
    </w:p>
    <w:p w14:paraId="3C8042C5" w14:textId="1F8E518A" w:rsidR="00675A24" w:rsidRDefault="00675A24" w:rsidP="00F8005C">
      <w:pPr>
        <w:spacing w:line="276" w:lineRule="auto"/>
        <w:rPr>
          <w:sz w:val="24"/>
          <w:szCs w:val="24"/>
        </w:rPr>
      </w:pPr>
    </w:p>
    <w:p w14:paraId="31DAEA09" w14:textId="36511903" w:rsidR="00675A24" w:rsidRDefault="00675A24" w:rsidP="00F8005C">
      <w:pPr>
        <w:spacing w:line="276" w:lineRule="auto"/>
        <w:rPr>
          <w:sz w:val="24"/>
          <w:szCs w:val="24"/>
        </w:rPr>
      </w:pPr>
    </w:p>
    <w:p w14:paraId="60395557" w14:textId="128BCEDD" w:rsidR="00675A24" w:rsidRDefault="00675A24" w:rsidP="00F8005C">
      <w:pPr>
        <w:spacing w:line="276" w:lineRule="auto"/>
        <w:rPr>
          <w:sz w:val="24"/>
          <w:szCs w:val="24"/>
        </w:rPr>
      </w:pPr>
    </w:p>
    <w:p w14:paraId="188BA91D" w14:textId="40E3732F" w:rsidR="00675A24" w:rsidRDefault="00675A24" w:rsidP="00F8005C">
      <w:pPr>
        <w:spacing w:line="276" w:lineRule="auto"/>
        <w:rPr>
          <w:sz w:val="24"/>
          <w:szCs w:val="24"/>
        </w:rPr>
      </w:pPr>
    </w:p>
    <w:p w14:paraId="70C6AE02" w14:textId="110E7E10" w:rsidR="00675A24" w:rsidRDefault="00675A24" w:rsidP="00F8005C">
      <w:pPr>
        <w:spacing w:line="276" w:lineRule="auto"/>
        <w:rPr>
          <w:sz w:val="24"/>
          <w:szCs w:val="24"/>
        </w:rPr>
      </w:pPr>
    </w:p>
    <w:p w14:paraId="7406DEB0" w14:textId="4699EC97" w:rsidR="00675A24" w:rsidRDefault="00675A24" w:rsidP="00F8005C">
      <w:pPr>
        <w:spacing w:line="276" w:lineRule="auto"/>
        <w:rPr>
          <w:sz w:val="24"/>
          <w:szCs w:val="24"/>
        </w:rPr>
      </w:pPr>
    </w:p>
    <w:p w14:paraId="1A163101" w14:textId="6062A62A" w:rsidR="00675A24" w:rsidRDefault="00675A24" w:rsidP="00F8005C">
      <w:pPr>
        <w:spacing w:line="276" w:lineRule="auto"/>
        <w:rPr>
          <w:sz w:val="24"/>
          <w:szCs w:val="24"/>
        </w:rPr>
      </w:pPr>
    </w:p>
    <w:p w14:paraId="438D78F1" w14:textId="25658DAB" w:rsidR="00675A24" w:rsidRDefault="00675A24" w:rsidP="00F8005C">
      <w:pPr>
        <w:spacing w:line="276" w:lineRule="auto"/>
        <w:rPr>
          <w:sz w:val="24"/>
          <w:szCs w:val="24"/>
        </w:rPr>
      </w:pPr>
    </w:p>
    <w:p w14:paraId="43F8A3F9" w14:textId="34B772E8" w:rsidR="00675A24" w:rsidRDefault="00675A24" w:rsidP="00F8005C">
      <w:pPr>
        <w:spacing w:line="276" w:lineRule="auto"/>
        <w:rPr>
          <w:sz w:val="24"/>
          <w:szCs w:val="24"/>
        </w:rPr>
      </w:pPr>
    </w:p>
    <w:p w14:paraId="7CBFF3E3" w14:textId="6AFC41D9" w:rsidR="00675A24" w:rsidRDefault="00675A24" w:rsidP="00F8005C">
      <w:pPr>
        <w:spacing w:line="276" w:lineRule="auto"/>
        <w:rPr>
          <w:sz w:val="24"/>
          <w:szCs w:val="24"/>
        </w:rPr>
      </w:pPr>
    </w:p>
    <w:p w14:paraId="6A7721BB" w14:textId="77560588" w:rsidR="00675A24" w:rsidRDefault="00675A24" w:rsidP="00F8005C">
      <w:pPr>
        <w:spacing w:line="276" w:lineRule="auto"/>
        <w:rPr>
          <w:sz w:val="24"/>
          <w:szCs w:val="24"/>
        </w:rPr>
      </w:pPr>
    </w:p>
    <w:p w14:paraId="3A1F2340" w14:textId="57981701" w:rsidR="00675A24" w:rsidRDefault="00675A24" w:rsidP="00F8005C">
      <w:pPr>
        <w:spacing w:line="276" w:lineRule="auto"/>
        <w:rPr>
          <w:sz w:val="24"/>
          <w:szCs w:val="24"/>
        </w:rPr>
      </w:pPr>
    </w:p>
    <w:p w14:paraId="00B76985" w14:textId="1757B2DD" w:rsidR="00675A24" w:rsidRDefault="00675A24" w:rsidP="00F8005C">
      <w:pPr>
        <w:spacing w:line="276" w:lineRule="auto"/>
        <w:rPr>
          <w:sz w:val="24"/>
          <w:szCs w:val="24"/>
        </w:rPr>
      </w:pPr>
    </w:p>
    <w:p w14:paraId="1A758DD3" w14:textId="2ACE85D9" w:rsidR="00675A24" w:rsidRDefault="00675A24" w:rsidP="00F8005C">
      <w:pPr>
        <w:spacing w:line="276" w:lineRule="auto"/>
        <w:rPr>
          <w:sz w:val="24"/>
          <w:szCs w:val="24"/>
        </w:rPr>
      </w:pPr>
    </w:p>
    <w:p w14:paraId="4FF19BC7" w14:textId="02F1FD7F" w:rsidR="00675A24" w:rsidRDefault="00675A24" w:rsidP="00F8005C">
      <w:pPr>
        <w:spacing w:line="276" w:lineRule="auto"/>
        <w:rPr>
          <w:sz w:val="24"/>
          <w:szCs w:val="24"/>
        </w:rPr>
      </w:pPr>
    </w:p>
    <w:p w14:paraId="1896A4FD" w14:textId="77777777" w:rsidR="00675A24" w:rsidRPr="0027689A" w:rsidRDefault="00675A24" w:rsidP="00F8005C">
      <w:pPr>
        <w:spacing w:line="276" w:lineRule="auto"/>
        <w:rPr>
          <w:sz w:val="24"/>
          <w:szCs w:val="24"/>
        </w:rPr>
      </w:pPr>
    </w:p>
    <w:p w14:paraId="1A975B54" w14:textId="632C3DD3" w:rsidR="00920096" w:rsidRPr="000B62AF" w:rsidRDefault="004C0BB3"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6</w:t>
      </w:r>
      <w:r w:rsidR="00920096" w:rsidRPr="0027689A">
        <w:rPr>
          <w:rFonts w:ascii="Times New Roman" w:hAnsi="Times New Roman"/>
          <w:sz w:val="24"/>
          <w:szCs w:val="24"/>
        </w:rPr>
        <w:t>.1</w:t>
      </w:r>
      <w:r w:rsidR="00920096" w:rsidRPr="0027689A">
        <w:rPr>
          <w:rFonts w:ascii="Times New Roman" w:hAnsi="Times New Roman"/>
          <w:sz w:val="24"/>
          <w:szCs w:val="24"/>
        </w:rPr>
        <w:tab/>
      </w:r>
      <w:r w:rsidRPr="0027689A">
        <w:rPr>
          <w:rFonts w:ascii="Times New Roman" w:hAnsi="Times New Roman"/>
          <w:sz w:val="24"/>
          <w:szCs w:val="24"/>
        </w:rPr>
        <w:t>Leaving input file open in excel</w:t>
      </w:r>
    </w:p>
    <w:p w14:paraId="5890C8DE" w14:textId="57F87E86" w:rsidR="002D7CB7" w:rsidRPr="0027689A" w:rsidRDefault="009B7BA7" w:rsidP="00F8005C">
      <w:pPr>
        <w:spacing w:line="276" w:lineRule="auto"/>
        <w:jc w:val="both"/>
        <w:rPr>
          <w:sz w:val="24"/>
          <w:szCs w:val="24"/>
        </w:rPr>
      </w:pPr>
      <w:r w:rsidRPr="0027689A">
        <w:rPr>
          <w:sz w:val="24"/>
          <w:szCs w:val="24"/>
        </w:rPr>
        <w:t>The most common error while using the software is keeping the input csv files open in excel and trying to run the software. The software needs to access the csv files and extract the data in the csv file. Keeping the file open in excel stops the software from accessing the file.</w:t>
      </w:r>
    </w:p>
    <w:p w14:paraId="731ACCA5" w14:textId="11ACE803" w:rsidR="009B7BA7" w:rsidRPr="0027689A" w:rsidRDefault="009B7BA7" w:rsidP="00F8005C">
      <w:pPr>
        <w:spacing w:line="276" w:lineRule="auto"/>
        <w:jc w:val="both"/>
        <w:rPr>
          <w:sz w:val="24"/>
          <w:szCs w:val="24"/>
        </w:rPr>
      </w:pPr>
    </w:p>
    <w:p w14:paraId="0E4B769D" w14:textId="5EFFE4D8" w:rsidR="009B7BA7" w:rsidRPr="000B62AF" w:rsidRDefault="009B7BA7"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6.2</w:t>
      </w:r>
      <w:r w:rsidRPr="0027689A">
        <w:rPr>
          <w:rFonts w:ascii="Times New Roman" w:hAnsi="Times New Roman"/>
          <w:sz w:val="24"/>
          <w:szCs w:val="24"/>
        </w:rPr>
        <w:tab/>
      </w:r>
      <w:r w:rsidR="009E5A06" w:rsidRPr="0027689A">
        <w:rPr>
          <w:rFonts w:ascii="Times New Roman" w:hAnsi="Times New Roman"/>
          <w:sz w:val="24"/>
          <w:szCs w:val="24"/>
        </w:rPr>
        <w:t>Mistakes in csv file formatting</w:t>
      </w:r>
    </w:p>
    <w:p w14:paraId="314D6AF8" w14:textId="4514846B" w:rsidR="009B7BA7" w:rsidRPr="0027689A" w:rsidRDefault="006F5980" w:rsidP="00F8005C">
      <w:pPr>
        <w:spacing w:line="276" w:lineRule="auto"/>
        <w:jc w:val="both"/>
        <w:rPr>
          <w:sz w:val="24"/>
          <w:szCs w:val="24"/>
        </w:rPr>
      </w:pPr>
      <w:r>
        <w:rPr>
          <w:sz w:val="24"/>
          <w:szCs w:val="24"/>
        </w:rPr>
        <w:t xml:space="preserve">The user should be </w:t>
      </w:r>
      <w:r w:rsidR="00F765D5" w:rsidRPr="0027689A">
        <w:rPr>
          <w:sz w:val="24"/>
          <w:szCs w:val="24"/>
        </w:rPr>
        <w:t>careful while creating the csv files. If the csv files are not created with the exac</w:t>
      </w:r>
      <w:r>
        <w:rPr>
          <w:sz w:val="24"/>
          <w:szCs w:val="24"/>
        </w:rPr>
        <w:t>t specific format described in S</w:t>
      </w:r>
      <w:r w:rsidR="00F765D5" w:rsidRPr="0027689A">
        <w:rPr>
          <w:sz w:val="24"/>
          <w:szCs w:val="24"/>
        </w:rPr>
        <w:t xml:space="preserve">ection 3, then the software will not be able to run. For example, in the short-term count csv file, if we leave the growth factor column blank, then it will be interpreted as zero and all AADT results will be zero. </w:t>
      </w:r>
    </w:p>
    <w:p w14:paraId="15D993B3" w14:textId="735059D2" w:rsidR="00316D3B" w:rsidRPr="0027689A" w:rsidRDefault="00316D3B" w:rsidP="00F8005C">
      <w:pPr>
        <w:spacing w:line="276" w:lineRule="auto"/>
        <w:jc w:val="both"/>
        <w:rPr>
          <w:sz w:val="24"/>
          <w:szCs w:val="24"/>
        </w:rPr>
      </w:pPr>
    </w:p>
    <w:p w14:paraId="691BF49F" w14:textId="1A4920D1" w:rsidR="00316D3B" w:rsidRPr="000B62AF" w:rsidRDefault="00316D3B"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6.3</w:t>
      </w:r>
      <w:r w:rsidRPr="0027689A">
        <w:rPr>
          <w:rFonts w:ascii="Times New Roman" w:hAnsi="Times New Roman"/>
          <w:sz w:val="24"/>
          <w:szCs w:val="24"/>
        </w:rPr>
        <w:tab/>
        <w:t>Closing the computer/browser while software runs in the background</w:t>
      </w:r>
    </w:p>
    <w:p w14:paraId="6C92CDF0" w14:textId="193248A0" w:rsidR="00316D3B" w:rsidRPr="0027689A" w:rsidRDefault="00316D3B" w:rsidP="00F8005C">
      <w:pPr>
        <w:spacing w:line="276" w:lineRule="auto"/>
        <w:jc w:val="both"/>
        <w:rPr>
          <w:sz w:val="24"/>
          <w:szCs w:val="24"/>
        </w:rPr>
      </w:pPr>
      <w:r w:rsidRPr="0027689A">
        <w:rPr>
          <w:sz w:val="24"/>
          <w:szCs w:val="24"/>
        </w:rPr>
        <w:t xml:space="preserve">In the case of AADT estimation with new ATR data, or ATR data collection, the software will continue to run in the background. While you may continue with other work, you should not close the browser window or the computer itself while the software runs in the background. </w:t>
      </w:r>
    </w:p>
    <w:p w14:paraId="3918F479" w14:textId="0B42CFEF" w:rsidR="00316D3B" w:rsidRPr="0027689A" w:rsidRDefault="00316D3B" w:rsidP="00F8005C">
      <w:pPr>
        <w:spacing w:line="276" w:lineRule="auto"/>
        <w:jc w:val="both"/>
        <w:rPr>
          <w:sz w:val="24"/>
          <w:szCs w:val="24"/>
        </w:rPr>
      </w:pPr>
    </w:p>
    <w:p w14:paraId="50094B97" w14:textId="702108A3" w:rsidR="00316D3B" w:rsidRPr="000B62AF" w:rsidRDefault="00316D3B"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6.4</w:t>
      </w:r>
      <w:r w:rsidRPr="0027689A">
        <w:rPr>
          <w:rFonts w:ascii="Times New Roman" w:hAnsi="Times New Roman"/>
          <w:sz w:val="24"/>
          <w:szCs w:val="24"/>
        </w:rPr>
        <w:tab/>
      </w:r>
      <w:r w:rsidR="00A2355A" w:rsidRPr="0027689A">
        <w:rPr>
          <w:rFonts w:ascii="Times New Roman" w:hAnsi="Times New Roman"/>
          <w:sz w:val="24"/>
          <w:szCs w:val="24"/>
        </w:rPr>
        <w:t>Discrepancies in input data</w:t>
      </w:r>
    </w:p>
    <w:p w14:paraId="6E4A8E24" w14:textId="39ADBE3B" w:rsidR="00C40BB2" w:rsidRPr="0027689A" w:rsidRDefault="00316D3B" w:rsidP="00F8005C">
      <w:pPr>
        <w:spacing w:line="276" w:lineRule="auto"/>
        <w:jc w:val="both"/>
        <w:rPr>
          <w:sz w:val="24"/>
          <w:szCs w:val="24"/>
        </w:rPr>
      </w:pPr>
      <w:r w:rsidRPr="0027689A">
        <w:rPr>
          <w:sz w:val="24"/>
          <w:szCs w:val="24"/>
        </w:rPr>
        <w:t xml:space="preserve">The </w:t>
      </w:r>
      <w:r w:rsidR="009E5A06" w:rsidRPr="0027689A">
        <w:rPr>
          <w:sz w:val="24"/>
          <w:szCs w:val="24"/>
        </w:rPr>
        <w:t>user sh</w:t>
      </w:r>
      <w:r w:rsidR="00A2355A" w:rsidRPr="0027689A">
        <w:rPr>
          <w:sz w:val="24"/>
          <w:szCs w:val="24"/>
        </w:rPr>
        <w:t>ould be careful with the input data to the software. For example, the user may have shor</w:t>
      </w:r>
      <w:r w:rsidR="006F5980">
        <w:rPr>
          <w:sz w:val="24"/>
          <w:szCs w:val="24"/>
        </w:rPr>
        <w:t>t-term counts for 2017, but uses</w:t>
      </w:r>
      <w:r w:rsidR="00A67DA6">
        <w:rPr>
          <w:sz w:val="24"/>
          <w:szCs w:val="24"/>
        </w:rPr>
        <w:t xml:space="preserve"> the ATR data from a previous year (i.e.- 2015)</w:t>
      </w:r>
      <w:r w:rsidR="00A2355A" w:rsidRPr="0027689A">
        <w:rPr>
          <w:sz w:val="24"/>
          <w:szCs w:val="24"/>
        </w:rPr>
        <w:t>. This will result in inaccur</w:t>
      </w:r>
      <w:r w:rsidR="00566440">
        <w:rPr>
          <w:sz w:val="24"/>
          <w:szCs w:val="24"/>
        </w:rPr>
        <w:t>ate AADT estimation. I</w:t>
      </w:r>
      <w:r w:rsidR="00A2355A" w:rsidRPr="0027689A">
        <w:rPr>
          <w:sz w:val="24"/>
          <w:szCs w:val="24"/>
        </w:rPr>
        <w:t>f the short-t</w:t>
      </w:r>
      <w:r w:rsidR="00E6476C">
        <w:rPr>
          <w:sz w:val="24"/>
          <w:szCs w:val="24"/>
        </w:rPr>
        <w:t>erm count data is from a previous year and the ATR data is for the current year</w:t>
      </w:r>
      <w:r w:rsidR="00A2355A" w:rsidRPr="0027689A">
        <w:rPr>
          <w:sz w:val="24"/>
          <w:szCs w:val="24"/>
        </w:rPr>
        <w:t>, the user must specify a growth factor so that the short-term coun</w:t>
      </w:r>
      <w:r w:rsidR="00566440">
        <w:rPr>
          <w:sz w:val="24"/>
          <w:szCs w:val="24"/>
        </w:rPr>
        <w:t>t can be mapped to the current year</w:t>
      </w:r>
      <w:r w:rsidR="00A2355A" w:rsidRPr="0027689A">
        <w:rPr>
          <w:sz w:val="24"/>
          <w:szCs w:val="24"/>
        </w:rPr>
        <w:t>. If no growth factor is specified</w:t>
      </w:r>
      <w:r w:rsidR="00457FC4">
        <w:rPr>
          <w:sz w:val="24"/>
          <w:szCs w:val="24"/>
        </w:rPr>
        <w:t xml:space="preserve"> or the cell is left blank in the csv file</w:t>
      </w:r>
      <w:r w:rsidR="00A2355A" w:rsidRPr="0027689A">
        <w:rPr>
          <w:sz w:val="24"/>
          <w:szCs w:val="24"/>
        </w:rPr>
        <w:t>, then the estimation will be inaccurate.</w:t>
      </w:r>
    </w:p>
    <w:sectPr w:rsidR="00C40BB2" w:rsidRPr="0027689A" w:rsidSect="0080440A">
      <w:footerReference w:type="default" r:id="rId52"/>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athan Huynh" w:date="2018-09-15T07:20:00Z" w:initials="NH">
    <w:p w14:paraId="2016F330" w14:textId="19F98CBD" w:rsidR="00613DBA" w:rsidRDefault="00613DBA">
      <w:pPr>
        <w:pStyle w:val="CommentText"/>
      </w:pPr>
      <w:r>
        <w:rPr>
          <w:rStyle w:val="CommentReference"/>
        </w:rPr>
        <w:annotationRef/>
      </w:r>
      <w:r>
        <w:t>Not sure if this is appropriate to include</w:t>
      </w:r>
    </w:p>
  </w:comment>
  <w:comment w:id="2" w:author="Nathan Huynh" w:date="2018-09-15T07:20:00Z" w:initials="NH">
    <w:p w14:paraId="1598F94B" w14:textId="19AE9FC4" w:rsidR="00613DBA" w:rsidRDefault="00613DBA">
      <w:pPr>
        <w:pStyle w:val="CommentText"/>
      </w:pPr>
      <w:r>
        <w:rPr>
          <w:rStyle w:val="CommentReference"/>
        </w:rPr>
        <w:annotationRef/>
      </w:r>
      <w:r>
        <w:t>For funded projects, we typically list the name of investigators and assistants.</w:t>
      </w:r>
    </w:p>
  </w:comment>
  <w:comment w:id="3" w:author="Nathan Huynh" w:date="2018-09-15T07:21:00Z" w:initials="NH">
    <w:p w14:paraId="5B33E4D0" w14:textId="26AD844C" w:rsidR="00613DBA" w:rsidRDefault="00613DBA">
      <w:pPr>
        <w:pStyle w:val="CommentText"/>
      </w:pPr>
      <w:r>
        <w:rPr>
          <w:rStyle w:val="CommentReference"/>
        </w:rPr>
        <w:annotationRef/>
      </w:r>
      <w:r>
        <w:t>update</w:t>
      </w:r>
    </w:p>
  </w:comment>
  <w:comment w:id="21" w:author="Nathan Huynh" w:date="2018-09-15T07:24:00Z" w:initials="NH">
    <w:p w14:paraId="5A0110A9" w14:textId="1D0A7062" w:rsidR="00613DBA" w:rsidRDefault="00613DBA">
      <w:pPr>
        <w:pStyle w:val="CommentText"/>
      </w:pPr>
      <w:r>
        <w:rPr>
          <w:rStyle w:val="CommentReference"/>
        </w:rPr>
        <w:annotationRef/>
      </w:r>
      <w:r>
        <w:t>this statement contradicts what was said in the previous sentence.  Previously, it says we estimate AADT using short-term counts, and here we say using ATRs.</w:t>
      </w:r>
    </w:p>
  </w:comment>
  <w:comment w:id="27" w:author="Nathan Huynh" w:date="2018-09-15T07:26:00Z" w:initials="NH">
    <w:p w14:paraId="50D08EDB" w14:textId="360F5613" w:rsidR="00613DBA" w:rsidRDefault="00613DBA">
      <w:pPr>
        <w:pStyle w:val="CommentText"/>
      </w:pPr>
      <w:r>
        <w:rPr>
          <w:rStyle w:val="CommentReference"/>
        </w:rPr>
        <w:annotationRef/>
      </w:r>
      <w:r>
        <w:t>This sentence does not appear to be relevant in this report</w:t>
      </w:r>
    </w:p>
  </w:comment>
  <w:comment w:id="49" w:author="Nathan Huynh" w:date="2018-09-15T07:28:00Z" w:initials="NH">
    <w:p w14:paraId="71150DF3" w14:textId="476345FE" w:rsidR="00613DBA" w:rsidRDefault="00613DBA">
      <w:pPr>
        <w:pStyle w:val="CommentText"/>
      </w:pPr>
      <w:r>
        <w:rPr>
          <w:rStyle w:val="CommentReference"/>
        </w:rPr>
        <w:annotationRef/>
      </w:r>
      <w:r>
        <w:t>Zadid mentioned it has to be projected to the current year.  If that is the case, it should be mentioned here.</w:t>
      </w:r>
    </w:p>
  </w:comment>
  <w:comment w:id="57" w:author="Nathan Huynh" w:date="2018-09-15T07:29:00Z" w:initials="NH">
    <w:p w14:paraId="46810394" w14:textId="1E512E71" w:rsidR="00613DBA" w:rsidRDefault="00613DBA">
      <w:pPr>
        <w:pStyle w:val="CommentText"/>
      </w:pPr>
      <w:r>
        <w:rPr>
          <w:rStyle w:val="CommentReference"/>
        </w:rPr>
        <w:annotationRef/>
      </w:r>
      <w:r>
        <w:t>Above, you said AI-based.  Need to be consistent with terminology</w:t>
      </w:r>
    </w:p>
  </w:comment>
  <w:comment w:id="60" w:author="Nathan Huynh" w:date="2018-09-15T07:32:00Z" w:initials="NH">
    <w:p w14:paraId="05C87F4F" w14:textId="7FF6B5F7" w:rsidR="00613DBA" w:rsidRDefault="00613DBA">
      <w:pPr>
        <w:pStyle w:val="CommentText"/>
      </w:pPr>
      <w:r>
        <w:rPr>
          <w:rStyle w:val="CommentReference"/>
        </w:rPr>
        <w:annotationRef/>
      </w:r>
      <w:r>
        <w:t>This sentence makes a bit clearer than the first paragraph.  So, does this mean the software can only be used at one of 166 ATR sites?  If so, this limitation need to be noted.</w:t>
      </w:r>
    </w:p>
  </w:comment>
  <w:comment w:id="76" w:author="Nathan Huynh" w:date="2018-09-15T07:34:00Z" w:initials="NH">
    <w:p w14:paraId="496E8CD3" w14:textId="06FE9C31" w:rsidR="00613DBA" w:rsidRDefault="00613DBA">
      <w:pPr>
        <w:pStyle w:val="CommentText"/>
      </w:pPr>
      <w:r>
        <w:rPr>
          <w:rStyle w:val="CommentReference"/>
        </w:rPr>
        <w:annotationRef/>
      </w:r>
      <w:r>
        <w:t>What about local roads?</w:t>
      </w:r>
    </w:p>
  </w:comment>
  <w:comment w:id="84" w:author="Nathan Huynh" w:date="2018-09-15T07:35:00Z" w:initials="NH">
    <w:p w14:paraId="26D63A07" w14:textId="0A903059" w:rsidR="00613DBA" w:rsidRDefault="00613DBA">
      <w:pPr>
        <w:pStyle w:val="CommentText"/>
      </w:pPr>
      <w:r>
        <w:rPr>
          <w:rStyle w:val="CommentReference"/>
        </w:rPr>
        <w:annotationRef/>
      </w:r>
      <w:r>
        <w:t>Awkward/incomplete wording.</w:t>
      </w:r>
    </w:p>
  </w:comment>
  <w:comment w:id="89" w:author="Nathan Huynh" w:date="2018-09-15T07:37:00Z" w:initials="NH">
    <w:p w14:paraId="7CDB36B8" w14:textId="0F8412F9" w:rsidR="00613DBA" w:rsidRDefault="00613DBA">
      <w:pPr>
        <w:pStyle w:val="CommentText"/>
      </w:pPr>
      <w:r>
        <w:rPr>
          <w:rStyle w:val="CommentReference"/>
        </w:rPr>
        <w:annotationRef/>
      </w:r>
      <w:r>
        <w:t>Clarify in parenthesis what these two values are</w:t>
      </w:r>
    </w:p>
  </w:comment>
  <w:comment w:id="92" w:author="Nathan Huynh" w:date="2018-09-15T07:38:00Z" w:initials="NH">
    <w:p w14:paraId="58D885C4" w14:textId="535F8EAD" w:rsidR="00613DBA" w:rsidRDefault="00613DBA">
      <w:pPr>
        <w:pStyle w:val="CommentText"/>
      </w:pPr>
      <w:r>
        <w:rPr>
          <w:rStyle w:val="CommentReference"/>
        </w:rPr>
        <w:annotationRef/>
      </w:r>
      <w:r>
        <w:t>Instead of saying user, it will be more informative to say in the output file named “ xyz.xls”</w:t>
      </w:r>
    </w:p>
  </w:comment>
  <w:comment w:id="93" w:author="Nathan Huynh" w:date="2018-09-15T07:42:00Z" w:initials="NH">
    <w:p w14:paraId="508ED1F1" w14:textId="1100ADE1" w:rsidR="00613DBA" w:rsidRDefault="00613DBA">
      <w:pPr>
        <w:pStyle w:val="CommentText"/>
      </w:pPr>
      <w:r>
        <w:rPr>
          <w:rStyle w:val="CommentReference"/>
        </w:rPr>
        <w:annotationRef/>
      </w:r>
      <w:r>
        <w:t>This part can be understood more easily if you provided a screenshot of the what the input format/data look like</w:t>
      </w:r>
    </w:p>
  </w:comment>
  <w:comment w:id="102" w:author="Nathan Huynh" w:date="2018-09-15T07:40:00Z" w:initials="NH">
    <w:p w14:paraId="2A2834BB" w14:textId="2A045385" w:rsidR="00613DBA" w:rsidRDefault="00613DBA">
      <w:pPr>
        <w:pStyle w:val="CommentText"/>
      </w:pPr>
      <w:r>
        <w:rPr>
          <w:rStyle w:val="CommentReference"/>
        </w:rPr>
        <w:annotationRef/>
      </w:r>
      <w:r>
        <w:t>If the script collects the data automatically, why does the user have to specify the year?</w:t>
      </w:r>
    </w:p>
  </w:comment>
  <w:comment w:id="149" w:author="Nathan Huynh" w:date="2018-09-15T07:47:00Z" w:initials="NH">
    <w:p w14:paraId="1EBA12D9" w14:textId="774514F1" w:rsidR="00613DBA" w:rsidRDefault="00613DBA">
      <w:pPr>
        <w:pStyle w:val="CommentText"/>
      </w:pPr>
      <w:r>
        <w:rPr>
          <w:rStyle w:val="CommentReference"/>
        </w:rPr>
        <w:annotationRef/>
      </w:r>
      <w:r>
        <w:t>Indicate that there is a progress bar and indicate output file name.</w:t>
      </w:r>
    </w:p>
  </w:comment>
  <w:comment w:id="161" w:author="Nathan Huynh" w:date="2018-09-15T07:49:00Z" w:initials="NH">
    <w:p w14:paraId="1E5D01FC" w14:textId="474E848A" w:rsidR="00613DBA" w:rsidRDefault="00613DBA">
      <w:pPr>
        <w:pStyle w:val="CommentText"/>
      </w:pPr>
      <w:r>
        <w:rPr>
          <w:rStyle w:val="CommentReference"/>
        </w:rPr>
        <w:annotationRef/>
      </w:r>
      <w:r>
        <w:t>Clarify what is meant by updated</w:t>
      </w:r>
    </w:p>
  </w:comment>
  <w:comment w:id="171" w:author="Nathan Huynh" w:date="2018-09-15T07:50:00Z" w:initials="NH">
    <w:p w14:paraId="00522596" w14:textId="76F8E611" w:rsidR="00F77D66" w:rsidRDefault="00F77D66">
      <w:pPr>
        <w:pStyle w:val="CommentText"/>
      </w:pPr>
      <w:r>
        <w:rPr>
          <w:rStyle w:val="CommentReference"/>
        </w:rPr>
        <w:annotationRef/>
      </w:r>
      <w:r>
        <w:t>It would be best to describe it here instead of referring users to another section.  I don’t know the best way to rearrange the sections without changing the entire document</w:t>
      </w:r>
    </w:p>
  </w:comment>
  <w:comment w:id="198" w:author="Nathan Huynh" w:date="2018-09-15T07:54:00Z" w:initials="NH">
    <w:p w14:paraId="0B8581B4" w14:textId="610FA083" w:rsidR="00F77D66" w:rsidRDefault="00F77D66">
      <w:pPr>
        <w:pStyle w:val="CommentText"/>
      </w:pPr>
      <w:r>
        <w:rPr>
          <w:rStyle w:val="CommentReference"/>
        </w:rPr>
        <w:annotationRef/>
      </w:r>
      <w:r>
        <w:t>You changed perspective here.  Keep it in third person.  That is, avoid using I or we.</w:t>
      </w:r>
    </w:p>
  </w:comment>
  <w:comment w:id="200" w:author="Nathan Huynh" w:date="2018-09-15T07:55:00Z" w:initials="NH">
    <w:p w14:paraId="2F8DAEB0" w14:textId="6707475D" w:rsidR="00F77D66" w:rsidRDefault="00F77D66">
      <w:pPr>
        <w:pStyle w:val="CommentText"/>
      </w:pPr>
      <w:r>
        <w:rPr>
          <w:rStyle w:val="CommentReference"/>
        </w:rPr>
        <w:annotationRef/>
      </w:r>
      <w:r>
        <w:t>Again, you have been using “users” which is appropriate.  Avoid using “you.”</w:t>
      </w:r>
    </w:p>
  </w:comment>
  <w:comment w:id="201" w:author="Nathan Huynh" w:date="2018-09-15T07:57:00Z" w:initials="NH">
    <w:p w14:paraId="56965478" w14:textId="26B7D6BF" w:rsidR="00F77D66" w:rsidRDefault="00F77D66">
      <w:pPr>
        <w:pStyle w:val="CommentText"/>
      </w:pPr>
      <w:r>
        <w:rPr>
          <w:rStyle w:val="CommentReference"/>
        </w:rPr>
        <w:annotationRef/>
      </w:r>
      <w:r>
        <w:t>I know what you are trying to say here, but as written nobody will be able to find “cmd.exe” as stated.  Rewrite.</w:t>
      </w:r>
    </w:p>
  </w:comment>
  <w:comment w:id="224" w:author="Nathan Huynh" w:date="2018-09-15T08:00:00Z" w:initials="NH">
    <w:p w14:paraId="06A0B97A" w14:textId="6A63024A" w:rsidR="00C01F75" w:rsidRDefault="00C01F75">
      <w:pPr>
        <w:pStyle w:val="CommentText"/>
      </w:pPr>
      <w:r>
        <w:rPr>
          <w:rStyle w:val="CommentReference"/>
        </w:rPr>
        <w:annotationRef/>
      </w:r>
      <w:r>
        <w:t>More informative if you show a screen shot of the installation for step 2 and step 3.</w:t>
      </w:r>
    </w:p>
  </w:comment>
  <w:comment w:id="235" w:author="Nathan Huynh" w:date="2018-09-15T08:03:00Z" w:initials="NH">
    <w:p w14:paraId="6CC606CF" w14:textId="1AAC12D5" w:rsidR="00B2256C" w:rsidRDefault="00B2256C">
      <w:pPr>
        <w:pStyle w:val="CommentText"/>
      </w:pPr>
      <w:r>
        <w:rPr>
          <w:rStyle w:val="CommentReference"/>
        </w:rPr>
        <w:annotationRef/>
      </w:r>
      <w:r>
        <w:t>Change to either contains or specifies for all sentences in this paragraph</w:t>
      </w:r>
    </w:p>
  </w:comment>
  <w:comment w:id="265" w:author="Nathan Huynh" w:date="2018-09-15T08:08:00Z" w:initials="NH">
    <w:p w14:paraId="30BBCC45" w14:textId="4D248F82" w:rsidR="00B2256C" w:rsidRDefault="00B2256C">
      <w:pPr>
        <w:pStyle w:val="CommentText"/>
      </w:pPr>
      <w:r>
        <w:rPr>
          <w:rStyle w:val="CommentReference"/>
        </w:rPr>
        <w:annotationRef/>
      </w:r>
      <w:r>
        <w:t>Instead of the making the qualifying statement above, why not provide a screen shot with actual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16F330" w15:done="0"/>
  <w15:commentEx w15:paraId="1598F94B" w15:done="0"/>
  <w15:commentEx w15:paraId="5B33E4D0" w15:done="0"/>
  <w15:commentEx w15:paraId="5A0110A9" w15:done="0"/>
  <w15:commentEx w15:paraId="50D08EDB" w15:done="0"/>
  <w15:commentEx w15:paraId="71150DF3" w15:done="0"/>
  <w15:commentEx w15:paraId="46810394" w15:done="0"/>
  <w15:commentEx w15:paraId="05C87F4F" w15:done="0"/>
  <w15:commentEx w15:paraId="496E8CD3" w15:done="0"/>
  <w15:commentEx w15:paraId="26D63A07" w15:done="0"/>
  <w15:commentEx w15:paraId="7CDB36B8" w15:done="0"/>
  <w15:commentEx w15:paraId="58D885C4" w15:done="0"/>
  <w15:commentEx w15:paraId="508ED1F1" w15:done="0"/>
  <w15:commentEx w15:paraId="2A2834BB" w15:done="0"/>
  <w15:commentEx w15:paraId="1EBA12D9" w15:done="0"/>
  <w15:commentEx w15:paraId="1E5D01FC" w15:done="0"/>
  <w15:commentEx w15:paraId="00522596" w15:done="0"/>
  <w15:commentEx w15:paraId="0B8581B4" w15:done="0"/>
  <w15:commentEx w15:paraId="2F8DAEB0" w15:done="0"/>
  <w15:commentEx w15:paraId="56965478" w15:done="0"/>
  <w15:commentEx w15:paraId="06A0B97A" w15:done="0"/>
  <w15:commentEx w15:paraId="6CC606CF" w15:done="0"/>
  <w15:commentEx w15:paraId="30BBCC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16F330" w16cid:durableId="1F47312D"/>
  <w16cid:commentId w16cid:paraId="1598F94B" w16cid:durableId="1F473148"/>
  <w16cid:commentId w16cid:paraId="5B33E4D0" w16cid:durableId="1F473177"/>
  <w16cid:commentId w16cid:paraId="5A0110A9" w16cid:durableId="1F47324A"/>
  <w16cid:commentId w16cid:paraId="50D08EDB" w16cid:durableId="1F473291"/>
  <w16cid:commentId w16cid:paraId="71150DF3" w16cid:durableId="1F47332B"/>
  <w16cid:commentId w16cid:paraId="46810394" w16cid:durableId="1F47336F"/>
  <w16cid:commentId w16cid:paraId="05C87F4F" w16cid:durableId="1F4733F3"/>
  <w16cid:commentId w16cid:paraId="496E8CD3" w16cid:durableId="1F47348A"/>
  <w16cid:commentId w16cid:paraId="26D63A07" w16cid:durableId="1F4734C9"/>
  <w16cid:commentId w16cid:paraId="7CDB36B8" w16cid:durableId="1F473547"/>
  <w16cid:commentId w16cid:paraId="58D885C4" w16cid:durableId="1F473562"/>
  <w16cid:commentId w16cid:paraId="508ED1F1" w16cid:durableId="1F47366D"/>
  <w16cid:commentId w16cid:paraId="2A2834BB" w16cid:durableId="1F4735FF"/>
  <w16cid:commentId w16cid:paraId="1EBA12D9" w16cid:durableId="1F4737AB"/>
  <w16cid:commentId w16cid:paraId="1E5D01FC" w16cid:durableId="1F4737F5"/>
  <w16cid:commentId w16cid:paraId="00522596" w16cid:durableId="1F47384B"/>
  <w16cid:commentId w16cid:paraId="0B8581B4" w16cid:durableId="1F47393A"/>
  <w16cid:commentId w16cid:paraId="2F8DAEB0" w16cid:durableId="1F47396B"/>
  <w16cid:commentId w16cid:paraId="56965478" w16cid:durableId="1F4739D3"/>
  <w16cid:commentId w16cid:paraId="06A0B97A" w16cid:durableId="1F473AA2"/>
  <w16cid:commentId w16cid:paraId="6CC606CF" w16cid:durableId="1F473B34"/>
  <w16cid:commentId w16cid:paraId="30BBCC45" w16cid:durableId="1F473C6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41908" w14:textId="77777777" w:rsidR="00C71800" w:rsidRDefault="00C71800">
      <w:r>
        <w:separator/>
      </w:r>
    </w:p>
  </w:endnote>
  <w:endnote w:type="continuationSeparator" w:id="0">
    <w:p w14:paraId="6C1A000C" w14:textId="77777777" w:rsidR="00C71800" w:rsidRDefault="00C71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73035"/>
      <w:docPartObj>
        <w:docPartGallery w:val="Page Numbers (Bottom of Page)"/>
        <w:docPartUnique/>
      </w:docPartObj>
    </w:sdtPr>
    <w:sdtEndPr>
      <w:rPr>
        <w:color w:val="7F7F7F" w:themeColor="background1" w:themeShade="7F"/>
        <w:spacing w:val="60"/>
      </w:rPr>
    </w:sdtEndPr>
    <w:sdtContent>
      <w:p w14:paraId="1581FAD4" w14:textId="37173757" w:rsidR="00613DBA" w:rsidRDefault="00613DBA">
        <w:pPr>
          <w:pStyle w:val="Footer"/>
          <w:pBdr>
            <w:top w:val="single" w:sz="4" w:space="1" w:color="D9D9D9" w:themeColor="background1" w:themeShade="D9"/>
          </w:pBdr>
          <w:jc w:val="right"/>
        </w:pPr>
        <w:r>
          <w:fldChar w:fldCharType="begin"/>
        </w:r>
        <w:r>
          <w:instrText xml:space="preserve"> PAGE   \* MERGEFORMAT </w:instrText>
        </w:r>
        <w:r>
          <w:fldChar w:fldCharType="separate"/>
        </w:r>
        <w:r w:rsidR="00F4336C">
          <w:rPr>
            <w:noProof/>
          </w:rPr>
          <w:t>33</w:t>
        </w:r>
        <w:r>
          <w:rPr>
            <w:noProof/>
          </w:rPr>
          <w:fldChar w:fldCharType="end"/>
        </w:r>
        <w:r>
          <w:t xml:space="preserve"> | </w:t>
        </w:r>
        <w:r>
          <w:rPr>
            <w:color w:val="7F7F7F" w:themeColor="background1" w:themeShade="7F"/>
            <w:spacing w:val="60"/>
          </w:rPr>
          <w:t>Page</w:t>
        </w:r>
      </w:p>
    </w:sdtContent>
  </w:sdt>
  <w:p w14:paraId="4ED69012" w14:textId="77777777" w:rsidR="00613DBA" w:rsidRPr="00597F51" w:rsidRDefault="00613DBA" w:rsidP="00597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1D30A" w14:textId="77777777" w:rsidR="00C71800" w:rsidRDefault="00C71800">
      <w:r>
        <w:separator/>
      </w:r>
    </w:p>
  </w:footnote>
  <w:footnote w:type="continuationSeparator" w:id="0">
    <w:p w14:paraId="2494E137" w14:textId="77777777" w:rsidR="00C71800" w:rsidRDefault="00C718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00DD41CF"/>
    <w:multiLevelType w:val="hybridMultilevel"/>
    <w:tmpl w:val="AA0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5772C"/>
    <w:multiLevelType w:val="hybridMultilevel"/>
    <w:tmpl w:val="7EAA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F45BE"/>
    <w:multiLevelType w:val="hybridMultilevel"/>
    <w:tmpl w:val="676AD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E6D75"/>
    <w:multiLevelType w:val="hybridMultilevel"/>
    <w:tmpl w:val="F506B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964F3"/>
    <w:multiLevelType w:val="hybridMultilevel"/>
    <w:tmpl w:val="8B34E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206B8"/>
    <w:multiLevelType w:val="hybridMultilevel"/>
    <w:tmpl w:val="AF7A6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334B5B"/>
    <w:multiLevelType w:val="hybridMultilevel"/>
    <w:tmpl w:val="C9EC0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C263C"/>
    <w:multiLevelType w:val="hybridMultilevel"/>
    <w:tmpl w:val="FAECE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DC33AA"/>
    <w:multiLevelType w:val="hybridMultilevel"/>
    <w:tmpl w:val="088E7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692890"/>
    <w:multiLevelType w:val="hybridMultilevel"/>
    <w:tmpl w:val="A97C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990F84"/>
    <w:multiLevelType w:val="hybridMultilevel"/>
    <w:tmpl w:val="756E9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DC49A0"/>
    <w:multiLevelType w:val="hybridMultilevel"/>
    <w:tmpl w:val="5BA43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455356"/>
    <w:multiLevelType w:val="hybridMultilevel"/>
    <w:tmpl w:val="EE4C8800"/>
    <w:lvl w:ilvl="0" w:tplc="EA184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5466F08"/>
    <w:multiLevelType w:val="hybridMultilevel"/>
    <w:tmpl w:val="90127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2A13B4"/>
    <w:multiLevelType w:val="hybridMultilevel"/>
    <w:tmpl w:val="283A8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597FA0"/>
    <w:multiLevelType w:val="hybridMultilevel"/>
    <w:tmpl w:val="BD980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1B5223"/>
    <w:multiLevelType w:val="hybridMultilevel"/>
    <w:tmpl w:val="7DBE4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AF7E15"/>
    <w:multiLevelType w:val="hybridMultilevel"/>
    <w:tmpl w:val="68CA8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804924"/>
    <w:multiLevelType w:val="hybridMultilevel"/>
    <w:tmpl w:val="5BA43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2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3"/>
  </w:num>
  <w:num w:numId="8">
    <w:abstractNumId w:val="8"/>
  </w:num>
  <w:num w:numId="9">
    <w:abstractNumId w:val="3"/>
  </w:num>
  <w:num w:numId="10">
    <w:abstractNumId w:val="2"/>
  </w:num>
  <w:num w:numId="11">
    <w:abstractNumId w:val="18"/>
  </w:num>
  <w:num w:numId="12">
    <w:abstractNumId w:val="12"/>
  </w:num>
  <w:num w:numId="13">
    <w:abstractNumId w:val="5"/>
  </w:num>
  <w:num w:numId="14">
    <w:abstractNumId w:val="7"/>
  </w:num>
  <w:num w:numId="15">
    <w:abstractNumId w:val="11"/>
  </w:num>
  <w:num w:numId="16">
    <w:abstractNumId w:val="9"/>
  </w:num>
  <w:num w:numId="17">
    <w:abstractNumId w:val="4"/>
  </w:num>
  <w:num w:numId="18">
    <w:abstractNumId w:val="14"/>
  </w:num>
  <w:num w:numId="19">
    <w:abstractNumId w:val="10"/>
  </w:num>
  <w:num w:numId="20">
    <w:abstractNumId w:val="17"/>
  </w:num>
  <w:num w:numId="21">
    <w:abstractNumId w:val="19"/>
  </w:num>
  <w:num w:numId="22">
    <w:abstractNumId w:val="16"/>
  </w:num>
  <w:num w:numId="23">
    <w:abstractNumId w:val="6"/>
  </w:num>
  <w:num w:numId="2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Nathan Huynh">
    <w15:presenceInfo w15:providerId="Windows Live" w15:userId="d994d327ff886b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B11"/>
    <w:rsid w:val="000019CD"/>
    <w:rsid w:val="00001BE9"/>
    <w:rsid w:val="00002BA3"/>
    <w:rsid w:val="0000408D"/>
    <w:rsid w:val="0001207F"/>
    <w:rsid w:val="0001305B"/>
    <w:rsid w:val="00013A09"/>
    <w:rsid w:val="00015C33"/>
    <w:rsid w:val="00016177"/>
    <w:rsid w:val="0002574F"/>
    <w:rsid w:val="0002736F"/>
    <w:rsid w:val="00027943"/>
    <w:rsid w:val="00030328"/>
    <w:rsid w:val="000322BB"/>
    <w:rsid w:val="00032CAF"/>
    <w:rsid w:val="000333D3"/>
    <w:rsid w:val="00036BBC"/>
    <w:rsid w:val="00037262"/>
    <w:rsid w:val="00041907"/>
    <w:rsid w:val="00041F21"/>
    <w:rsid w:val="00042A79"/>
    <w:rsid w:val="000449CF"/>
    <w:rsid w:val="00044DB6"/>
    <w:rsid w:val="0005055B"/>
    <w:rsid w:val="00051496"/>
    <w:rsid w:val="00053A45"/>
    <w:rsid w:val="00054969"/>
    <w:rsid w:val="00057CC3"/>
    <w:rsid w:val="0006370B"/>
    <w:rsid w:val="00064EE0"/>
    <w:rsid w:val="0006526B"/>
    <w:rsid w:val="000753AE"/>
    <w:rsid w:val="0008080F"/>
    <w:rsid w:val="00081682"/>
    <w:rsid w:val="00082504"/>
    <w:rsid w:val="000835C9"/>
    <w:rsid w:val="00083FD5"/>
    <w:rsid w:val="00090DD4"/>
    <w:rsid w:val="000932E7"/>
    <w:rsid w:val="000941FF"/>
    <w:rsid w:val="000A08F2"/>
    <w:rsid w:val="000A3F25"/>
    <w:rsid w:val="000A4AC0"/>
    <w:rsid w:val="000A6713"/>
    <w:rsid w:val="000B09EC"/>
    <w:rsid w:val="000B25DA"/>
    <w:rsid w:val="000B39CB"/>
    <w:rsid w:val="000B62AF"/>
    <w:rsid w:val="000B6AA4"/>
    <w:rsid w:val="000D0A93"/>
    <w:rsid w:val="000D2EB6"/>
    <w:rsid w:val="000D2FA6"/>
    <w:rsid w:val="000D3E5E"/>
    <w:rsid w:val="000D61A6"/>
    <w:rsid w:val="000D7EB6"/>
    <w:rsid w:val="000E033E"/>
    <w:rsid w:val="000E1B2F"/>
    <w:rsid w:val="000E35BF"/>
    <w:rsid w:val="000E535B"/>
    <w:rsid w:val="000E7F4B"/>
    <w:rsid w:val="000F2699"/>
    <w:rsid w:val="000F2FF9"/>
    <w:rsid w:val="000F4E8B"/>
    <w:rsid w:val="000F6336"/>
    <w:rsid w:val="001016CF"/>
    <w:rsid w:val="001041E8"/>
    <w:rsid w:val="001052B4"/>
    <w:rsid w:val="00105E42"/>
    <w:rsid w:val="001128CF"/>
    <w:rsid w:val="001134A5"/>
    <w:rsid w:val="001150E5"/>
    <w:rsid w:val="0011558D"/>
    <w:rsid w:val="00116C04"/>
    <w:rsid w:val="001177AB"/>
    <w:rsid w:val="00117A9B"/>
    <w:rsid w:val="00122EB5"/>
    <w:rsid w:val="0012571A"/>
    <w:rsid w:val="00127C86"/>
    <w:rsid w:val="0013002D"/>
    <w:rsid w:val="00131692"/>
    <w:rsid w:val="00131867"/>
    <w:rsid w:val="00131F0D"/>
    <w:rsid w:val="00135ECB"/>
    <w:rsid w:val="001366B0"/>
    <w:rsid w:val="00142164"/>
    <w:rsid w:val="00142945"/>
    <w:rsid w:val="00142C90"/>
    <w:rsid w:val="00143233"/>
    <w:rsid w:val="001448D5"/>
    <w:rsid w:val="00144D6A"/>
    <w:rsid w:val="00146E75"/>
    <w:rsid w:val="001478FC"/>
    <w:rsid w:val="00150193"/>
    <w:rsid w:val="0015457E"/>
    <w:rsid w:val="00157670"/>
    <w:rsid w:val="00157D10"/>
    <w:rsid w:val="001605AD"/>
    <w:rsid w:val="001606B7"/>
    <w:rsid w:val="00162AB5"/>
    <w:rsid w:val="00162EA6"/>
    <w:rsid w:val="00170045"/>
    <w:rsid w:val="001821AC"/>
    <w:rsid w:val="001832AC"/>
    <w:rsid w:val="00185B76"/>
    <w:rsid w:val="00186A57"/>
    <w:rsid w:val="00194AD1"/>
    <w:rsid w:val="001A0767"/>
    <w:rsid w:val="001A1D38"/>
    <w:rsid w:val="001A1E26"/>
    <w:rsid w:val="001A4B1A"/>
    <w:rsid w:val="001A5470"/>
    <w:rsid w:val="001A60E1"/>
    <w:rsid w:val="001A7006"/>
    <w:rsid w:val="001B4053"/>
    <w:rsid w:val="001B7217"/>
    <w:rsid w:val="001C1187"/>
    <w:rsid w:val="001C1442"/>
    <w:rsid w:val="001C24B1"/>
    <w:rsid w:val="001C4659"/>
    <w:rsid w:val="001C6F30"/>
    <w:rsid w:val="001D0329"/>
    <w:rsid w:val="001D1A5D"/>
    <w:rsid w:val="001D29C4"/>
    <w:rsid w:val="001D2D63"/>
    <w:rsid w:val="001D4438"/>
    <w:rsid w:val="001D7B4C"/>
    <w:rsid w:val="001D7E0B"/>
    <w:rsid w:val="001E1789"/>
    <w:rsid w:val="001E1EAA"/>
    <w:rsid w:val="001E49C7"/>
    <w:rsid w:val="001E6DAC"/>
    <w:rsid w:val="001E7616"/>
    <w:rsid w:val="001F1727"/>
    <w:rsid w:val="001F1807"/>
    <w:rsid w:val="001F2870"/>
    <w:rsid w:val="001F4A4C"/>
    <w:rsid w:val="001F4B01"/>
    <w:rsid w:val="001F5683"/>
    <w:rsid w:val="00202BE3"/>
    <w:rsid w:val="0020542B"/>
    <w:rsid w:val="00205C9C"/>
    <w:rsid w:val="00210162"/>
    <w:rsid w:val="00214174"/>
    <w:rsid w:val="00215472"/>
    <w:rsid w:val="0022234F"/>
    <w:rsid w:val="00222F49"/>
    <w:rsid w:val="00224228"/>
    <w:rsid w:val="00225CA7"/>
    <w:rsid w:val="0023016C"/>
    <w:rsid w:val="00231B42"/>
    <w:rsid w:val="00236705"/>
    <w:rsid w:val="00241646"/>
    <w:rsid w:val="0024264C"/>
    <w:rsid w:val="00242CF9"/>
    <w:rsid w:val="00242EBF"/>
    <w:rsid w:val="00244A90"/>
    <w:rsid w:val="00245AED"/>
    <w:rsid w:val="002553DA"/>
    <w:rsid w:val="002569D1"/>
    <w:rsid w:val="0026028E"/>
    <w:rsid w:val="00260FFD"/>
    <w:rsid w:val="002617C1"/>
    <w:rsid w:val="00264C07"/>
    <w:rsid w:val="0026691E"/>
    <w:rsid w:val="002713B1"/>
    <w:rsid w:val="002715F9"/>
    <w:rsid w:val="00271D59"/>
    <w:rsid w:val="0027689A"/>
    <w:rsid w:val="00280351"/>
    <w:rsid w:val="00291E5A"/>
    <w:rsid w:val="00292D47"/>
    <w:rsid w:val="00294254"/>
    <w:rsid w:val="00294278"/>
    <w:rsid w:val="00296370"/>
    <w:rsid w:val="00296BD0"/>
    <w:rsid w:val="0029763E"/>
    <w:rsid w:val="002A3545"/>
    <w:rsid w:val="002A36BD"/>
    <w:rsid w:val="002A79EB"/>
    <w:rsid w:val="002B1339"/>
    <w:rsid w:val="002B79B9"/>
    <w:rsid w:val="002C3D17"/>
    <w:rsid w:val="002C5306"/>
    <w:rsid w:val="002D2A71"/>
    <w:rsid w:val="002D36F5"/>
    <w:rsid w:val="002D45A5"/>
    <w:rsid w:val="002D7CB7"/>
    <w:rsid w:val="002E1884"/>
    <w:rsid w:val="002E2388"/>
    <w:rsid w:val="002E30AE"/>
    <w:rsid w:val="002E4FC4"/>
    <w:rsid w:val="002E504D"/>
    <w:rsid w:val="002E63C7"/>
    <w:rsid w:val="002F2EC6"/>
    <w:rsid w:val="002F39DB"/>
    <w:rsid w:val="00304AB8"/>
    <w:rsid w:val="00305CA4"/>
    <w:rsid w:val="003069D4"/>
    <w:rsid w:val="003120C8"/>
    <w:rsid w:val="00316D3B"/>
    <w:rsid w:val="0032117F"/>
    <w:rsid w:val="00322C8C"/>
    <w:rsid w:val="00323851"/>
    <w:rsid w:val="00323995"/>
    <w:rsid w:val="00327676"/>
    <w:rsid w:val="00334172"/>
    <w:rsid w:val="00343F8B"/>
    <w:rsid w:val="00350374"/>
    <w:rsid w:val="003525B5"/>
    <w:rsid w:val="003552CB"/>
    <w:rsid w:val="003553CA"/>
    <w:rsid w:val="003554F9"/>
    <w:rsid w:val="003556CE"/>
    <w:rsid w:val="003600F8"/>
    <w:rsid w:val="00360435"/>
    <w:rsid w:val="003605DE"/>
    <w:rsid w:val="003613B6"/>
    <w:rsid w:val="00364847"/>
    <w:rsid w:val="0036637D"/>
    <w:rsid w:val="003700FE"/>
    <w:rsid w:val="003716EA"/>
    <w:rsid w:val="00372A16"/>
    <w:rsid w:val="00377A18"/>
    <w:rsid w:val="00383449"/>
    <w:rsid w:val="003851D3"/>
    <w:rsid w:val="00385D99"/>
    <w:rsid w:val="0038761E"/>
    <w:rsid w:val="003901A4"/>
    <w:rsid w:val="003947DE"/>
    <w:rsid w:val="003964AC"/>
    <w:rsid w:val="003B210E"/>
    <w:rsid w:val="003B3017"/>
    <w:rsid w:val="003C0839"/>
    <w:rsid w:val="003C0A76"/>
    <w:rsid w:val="003C452A"/>
    <w:rsid w:val="003C7811"/>
    <w:rsid w:val="003D0CFD"/>
    <w:rsid w:val="003D3CCC"/>
    <w:rsid w:val="003D4C14"/>
    <w:rsid w:val="003E1E46"/>
    <w:rsid w:val="003E655F"/>
    <w:rsid w:val="003E76D2"/>
    <w:rsid w:val="003E7FF8"/>
    <w:rsid w:val="003F067C"/>
    <w:rsid w:val="003F092C"/>
    <w:rsid w:val="003F119C"/>
    <w:rsid w:val="003F2E91"/>
    <w:rsid w:val="003F3CAC"/>
    <w:rsid w:val="003F74DA"/>
    <w:rsid w:val="00401C31"/>
    <w:rsid w:val="00403D59"/>
    <w:rsid w:val="00404526"/>
    <w:rsid w:val="00405898"/>
    <w:rsid w:val="004068D1"/>
    <w:rsid w:val="00410DD6"/>
    <w:rsid w:val="004117FF"/>
    <w:rsid w:val="00411A56"/>
    <w:rsid w:val="004124B6"/>
    <w:rsid w:val="00413661"/>
    <w:rsid w:val="00415108"/>
    <w:rsid w:val="004219A8"/>
    <w:rsid w:val="00421D11"/>
    <w:rsid w:val="004240FE"/>
    <w:rsid w:val="00424116"/>
    <w:rsid w:val="00424CF9"/>
    <w:rsid w:val="00425569"/>
    <w:rsid w:val="00430638"/>
    <w:rsid w:val="00430DC2"/>
    <w:rsid w:val="00430E3A"/>
    <w:rsid w:val="0043257B"/>
    <w:rsid w:val="00432831"/>
    <w:rsid w:val="004344C1"/>
    <w:rsid w:val="00437CE4"/>
    <w:rsid w:val="0044522F"/>
    <w:rsid w:val="00451C0B"/>
    <w:rsid w:val="00451FD2"/>
    <w:rsid w:val="004520B2"/>
    <w:rsid w:val="00452FDD"/>
    <w:rsid w:val="004541FF"/>
    <w:rsid w:val="00454ACC"/>
    <w:rsid w:val="004555E9"/>
    <w:rsid w:val="00455EBA"/>
    <w:rsid w:val="004574B6"/>
    <w:rsid w:val="004578F0"/>
    <w:rsid w:val="00457FC4"/>
    <w:rsid w:val="00457FCF"/>
    <w:rsid w:val="00464B30"/>
    <w:rsid w:val="0046575D"/>
    <w:rsid w:val="00466A9B"/>
    <w:rsid w:val="00467E78"/>
    <w:rsid w:val="00477E6D"/>
    <w:rsid w:val="00480023"/>
    <w:rsid w:val="00485D22"/>
    <w:rsid w:val="00491FA8"/>
    <w:rsid w:val="00493598"/>
    <w:rsid w:val="00493D9D"/>
    <w:rsid w:val="004975B0"/>
    <w:rsid w:val="004A0131"/>
    <w:rsid w:val="004A076D"/>
    <w:rsid w:val="004A144B"/>
    <w:rsid w:val="004A1F56"/>
    <w:rsid w:val="004A27A4"/>
    <w:rsid w:val="004A3DA0"/>
    <w:rsid w:val="004A5349"/>
    <w:rsid w:val="004A6029"/>
    <w:rsid w:val="004A6134"/>
    <w:rsid w:val="004B6227"/>
    <w:rsid w:val="004C0BB3"/>
    <w:rsid w:val="004C101C"/>
    <w:rsid w:val="004C1BB7"/>
    <w:rsid w:val="004C4425"/>
    <w:rsid w:val="004C5670"/>
    <w:rsid w:val="004C6671"/>
    <w:rsid w:val="004C786F"/>
    <w:rsid w:val="004D0813"/>
    <w:rsid w:val="004D3141"/>
    <w:rsid w:val="004D4707"/>
    <w:rsid w:val="004D7472"/>
    <w:rsid w:val="004E1887"/>
    <w:rsid w:val="004E5621"/>
    <w:rsid w:val="004E6086"/>
    <w:rsid w:val="004F275E"/>
    <w:rsid w:val="004F341B"/>
    <w:rsid w:val="004F43AF"/>
    <w:rsid w:val="00500A31"/>
    <w:rsid w:val="00500C21"/>
    <w:rsid w:val="00500DD6"/>
    <w:rsid w:val="005022E8"/>
    <w:rsid w:val="00505CA1"/>
    <w:rsid w:val="00513B9B"/>
    <w:rsid w:val="005177DD"/>
    <w:rsid w:val="00523CEE"/>
    <w:rsid w:val="00524394"/>
    <w:rsid w:val="00526420"/>
    <w:rsid w:val="00530D32"/>
    <w:rsid w:val="0053412B"/>
    <w:rsid w:val="00535CF3"/>
    <w:rsid w:val="005412B6"/>
    <w:rsid w:val="00551710"/>
    <w:rsid w:val="00551AB8"/>
    <w:rsid w:val="00554D09"/>
    <w:rsid w:val="005559F1"/>
    <w:rsid w:val="00562718"/>
    <w:rsid w:val="0056561D"/>
    <w:rsid w:val="00566440"/>
    <w:rsid w:val="005665F6"/>
    <w:rsid w:val="005679B5"/>
    <w:rsid w:val="00577109"/>
    <w:rsid w:val="00582072"/>
    <w:rsid w:val="0059127F"/>
    <w:rsid w:val="00592916"/>
    <w:rsid w:val="005934E5"/>
    <w:rsid w:val="005947C1"/>
    <w:rsid w:val="00595564"/>
    <w:rsid w:val="00597F51"/>
    <w:rsid w:val="005B1062"/>
    <w:rsid w:val="005D093C"/>
    <w:rsid w:val="005D35EF"/>
    <w:rsid w:val="005D6406"/>
    <w:rsid w:val="005E047B"/>
    <w:rsid w:val="005E127E"/>
    <w:rsid w:val="005E18F2"/>
    <w:rsid w:val="005E1A86"/>
    <w:rsid w:val="005E5DBB"/>
    <w:rsid w:val="005F2B44"/>
    <w:rsid w:val="005F327C"/>
    <w:rsid w:val="005F36FD"/>
    <w:rsid w:val="005F494A"/>
    <w:rsid w:val="005F67B3"/>
    <w:rsid w:val="005F6CFE"/>
    <w:rsid w:val="0060312B"/>
    <w:rsid w:val="0060514B"/>
    <w:rsid w:val="00606553"/>
    <w:rsid w:val="006069D2"/>
    <w:rsid w:val="00606A6C"/>
    <w:rsid w:val="00607390"/>
    <w:rsid w:val="00610A63"/>
    <w:rsid w:val="00612C51"/>
    <w:rsid w:val="00613DBA"/>
    <w:rsid w:val="0061441E"/>
    <w:rsid w:val="006153BF"/>
    <w:rsid w:val="00616187"/>
    <w:rsid w:val="0062643E"/>
    <w:rsid w:val="00633CB0"/>
    <w:rsid w:val="00633F02"/>
    <w:rsid w:val="00634447"/>
    <w:rsid w:val="00636C7B"/>
    <w:rsid w:val="00637644"/>
    <w:rsid w:val="00644231"/>
    <w:rsid w:val="006449EE"/>
    <w:rsid w:val="006520C4"/>
    <w:rsid w:val="0065353A"/>
    <w:rsid w:val="006563E6"/>
    <w:rsid w:val="00663193"/>
    <w:rsid w:val="006635CB"/>
    <w:rsid w:val="00664FF9"/>
    <w:rsid w:val="00665031"/>
    <w:rsid w:val="00666DA0"/>
    <w:rsid w:val="00666F4F"/>
    <w:rsid w:val="00670645"/>
    <w:rsid w:val="006721C9"/>
    <w:rsid w:val="00672932"/>
    <w:rsid w:val="00673846"/>
    <w:rsid w:val="00674110"/>
    <w:rsid w:val="00675A24"/>
    <w:rsid w:val="00675C2E"/>
    <w:rsid w:val="00682C47"/>
    <w:rsid w:val="00684B4B"/>
    <w:rsid w:val="00690FAA"/>
    <w:rsid w:val="006916D5"/>
    <w:rsid w:val="00691B5C"/>
    <w:rsid w:val="00692653"/>
    <w:rsid w:val="00693B02"/>
    <w:rsid w:val="00693F25"/>
    <w:rsid w:val="00694D0E"/>
    <w:rsid w:val="00694FE1"/>
    <w:rsid w:val="006961C8"/>
    <w:rsid w:val="006A183A"/>
    <w:rsid w:val="006A4D9D"/>
    <w:rsid w:val="006A5224"/>
    <w:rsid w:val="006A6679"/>
    <w:rsid w:val="006B0077"/>
    <w:rsid w:val="006B0258"/>
    <w:rsid w:val="006B248A"/>
    <w:rsid w:val="006B2863"/>
    <w:rsid w:val="006C60DC"/>
    <w:rsid w:val="006C6B66"/>
    <w:rsid w:val="006D2E7A"/>
    <w:rsid w:val="006D4345"/>
    <w:rsid w:val="006D4635"/>
    <w:rsid w:val="006D616C"/>
    <w:rsid w:val="006E1AF0"/>
    <w:rsid w:val="006E2C1C"/>
    <w:rsid w:val="006E2E99"/>
    <w:rsid w:val="006E3D8D"/>
    <w:rsid w:val="006E4282"/>
    <w:rsid w:val="006E4375"/>
    <w:rsid w:val="006E715E"/>
    <w:rsid w:val="006F0B3D"/>
    <w:rsid w:val="006F3D0D"/>
    <w:rsid w:val="006F5980"/>
    <w:rsid w:val="006F7797"/>
    <w:rsid w:val="006F7D12"/>
    <w:rsid w:val="007001EA"/>
    <w:rsid w:val="007002E6"/>
    <w:rsid w:val="00701170"/>
    <w:rsid w:val="00702D68"/>
    <w:rsid w:val="00704003"/>
    <w:rsid w:val="00706AB4"/>
    <w:rsid w:val="0070777C"/>
    <w:rsid w:val="00713BA5"/>
    <w:rsid w:val="00714FE0"/>
    <w:rsid w:val="007153D1"/>
    <w:rsid w:val="0072065F"/>
    <w:rsid w:val="00722012"/>
    <w:rsid w:val="00723098"/>
    <w:rsid w:val="00723509"/>
    <w:rsid w:val="00723FC7"/>
    <w:rsid w:val="007275EA"/>
    <w:rsid w:val="00730CC4"/>
    <w:rsid w:val="00731429"/>
    <w:rsid w:val="00735557"/>
    <w:rsid w:val="007377EC"/>
    <w:rsid w:val="007407E1"/>
    <w:rsid w:val="00746374"/>
    <w:rsid w:val="00747DD0"/>
    <w:rsid w:val="007502FD"/>
    <w:rsid w:val="00750DAA"/>
    <w:rsid w:val="007514A0"/>
    <w:rsid w:val="007524B7"/>
    <w:rsid w:val="0075296D"/>
    <w:rsid w:val="00756D04"/>
    <w:rsid w:val="00762D28"/>
    <w:rsid w:val="00764432"/>
    <w:rsid w:val="007728F2"/>
    <w:rsid w:val="00772AF4"/>
    <w:rsid w:val="00773525"/>
    <w:rsid w:val="0077736F"/>
    <w:rsid w:val="00777C23"/>
    <w:rsid w:val="007811B1"/>
    <w:rsid w:val="00782009"/>
    <w:rsid w:val="00782E7F"/>
    <w:rsid w:val="00784D79"/>
    <w:rsid w:val="007869C0"/>
    <w:rsid w:val="00790716"/>
    <w:rsid w:val="00790E01"/>
    <w:rsid w:val="0079118F"/>
    <w:rsid w:val="00793FF8"/>
    <w:rsid w:val="007A1B1A"/>
    <w:rsid w:val="007A6EE3"/>
    <w:rsid w:val="007B2F8F"/>
    <w:rsid w:val="007B3227"/>
    <w:rsid w:val="007B353B"/>
    <w:rsid w:val="007B53B0"/>
    <w:rsid w:val="007B593C"/>
    <w:rsid w:val="007B62EE"/>
    <w:rsid w:val="007B7CF5"/>
    <w:rsid w:val="007B7CFB"/>
    <w:rsid w:val="007B7FF8"/>
    <w:rsid w:val="007C1BCB"/>
    <w:rsid w:val="007C2EDC"/>
    <w:rsid w:val="007C33A8"/>
    <w:rsid w:val="007C38E1"/>
    <w:rsid w:val="007C5634"/>
    <w:rsid w:val="007C685C"/>
    <w:rsid w:val="007C6FED"/>
    <w:rsid w:val="007C7FD0"/>
    <w:rsid w:val="007D726E"/>
    <w:rsid w:val="007D77A7"/>
    <w:rsid w:val="007D7CFC"/>
    <w:rsid w:val="007E06E7"/>
    <w:rsid w:val="007E1C96"/>
    <w:rsid w:val="007E396C"/>
    <w:rsid w:val="007E3B18"/>
    <w:rsid w:val="007E5F18"/>
    <w:rsid w:val="007E7A79"/>
    <w:rsid w:val="007E7FB5"/>
    <w:rsid w:val="007F0118"/>
    <w:rsid w:val="007F0C72"/>
    <w:rsid w:val="007F402C"/>
    <w:rsid w:val="007F6453"/>
    <w:rsid w:val="007F794A"/>
    <w:rsid w:val="00801C8A"/>
    <w:rsid w:val="008025BF"/>
    <w:rsid w:val="00802839"/>
    <w:rsid w:val="0080440A"/>
    <w:rsid w:val="00804489"/>
    <w:rsid w:val="00805E85"/>
    <w:rsid w:val="0080634C"/>
    <w:rsid w:val="00812D8D"/>
    <w:rsid w:val="0081420A"/>
    <w:rsid w:val="0081483C"/>
    <w:rsid w:val="00815AE2"/>
    <w:rsid w:val="008201B5"/>
    <w:rsid w:val="00822A77"/>
    <w:rsid w:val="00824629"/>
    <w:rsid w:val="00832C8C"/>
    <w:rsid w:val="00836ACA"/>
    <w:rsid w:val="0084044D"/>
    <w:rsid w:val="0084297B"/>
    <w:rsid w:val="00851896"/>
    <w:rsid w:val="00854EF0"/>
    <w:rsid w:val="008638AE"/>
    <w:rsid w:val="00863E04"/>
    <w:rsid w:val="00864E0E"/>
    <w:rsid w:val="00866FCD"/>
    <w:rsid w:val="00874D2E"/>
    <w:rsid w:val="00877AD7"/>
    <w:rsid w:val="00880FA7"/>
    <w:rsid w:val="00884F5B"/>
    <w:rsid w:val="0088519E"/>
    <w:rsid w:val="00886E16"/>
    <w:rsid w:val="008872FE"/>
    <w:rsid w:val="008906BC"/>
    <w:rsid w:val="008921A5"/>
    <w:rsid w:val="00892307"/>
    <w:rsid w:val="00893898"/>
    <w:rsid w:val="008947CF"/>
    <w:rsid w:val="00895914"/>
    <w:rsid w:val="008960DB"/>
    <w:rsid w:val="00896447"/>
    <w:rsid w:val="008977D0"/>
    <w:rsid w:val="008A0F76"/>
    <w:rsid w:val="008A2DAE"/>
    <w:rsid w:val="008A5426"/>
    <w:rsid w:val="008A65AC"/>
    <w:rsid w:val="008B0A73"/>
    <w:rsid w:val="008B0F96"/>
    <w:rsid w:val="008B31B2"/>
    <w:rsid w:val="008B3E08"/>
    <w:rsid w:val="008B43DB"/>
    <w:rsid w:val="008B4D28"/>
    <w:rsid w:val="008C0298"/>
    <w:rsid w:val="008C5864"/>
    <w:rsid w:val="008D02D2"/>
    <w:rsid w:val="008D0494"/>
    <w:rsid w:val="008D2430"/>
    <w:rsid w:val="008D398C"/>
    <w:rsid w:val="008D5E8C"/>
    <w:rsid w:val="008E0AA6"/>
    <w:rsid w:val="008E0BAB"/>
    <w:rsid w:val="008E0F1E"/>
    <w:rsid w:val="008E4383"/>
    <w:rsid w:val="008E4C38"/>
    <w:rsid w:val="008E5BF4"/>
    <w:rsid w:val="008E77C0"/>
    <w:rsid w:val="008F1491"/>
    <w:rsid w:val="008F7CD7"/>
    <w:rsid w:val="009025A1"/>
    <w:rsid w:val="00902857"/>
    <w:rsid w:val="009036BD"/>
    <w:rsid w:val="0090422A"/>
    <w:rsid w:val="00904F2C"/>
    <w:rsid w:val="00905E39"/>
    <w:rsid w:val="009074B6"/>
    <w:rsid w:val="009111E4"/>
    <w:rsid w:val="00915053"/>
    <w:rsid w:val="009155FD"/>
    <w:rsid w:val="0091738B"/>
    <w:rsid w:val="00920096"/>
    <w:rsid w:val="009223B5"/>
    <w:rsid w:val="00923A8A"/>
    <w:rsid w:val="00923E6F"/>
    <w:rsid w:val="00925A3C"/>
    <w:rsid w:val="00933EEE"/>
    <w:rsid w:val="0093505E"/>
    <w:rsid w:val="00936391"/>
    <w:rsid w:val="00942BC7"/>
    <w:rsid w:val="00954A0E"/>
    <w:rsid w:val="009551C6"/>
    <w:rsid w:val="00957760"/>
    <w:rsid w:val="00957D00"/>
    <w:rsid w:val="00960BA7"/>
    <w:rsid w:val="0096313A"/>
    <w:rsid w:val="00964FE5"/>
    <w:rsid w:val="00970812"/>
    <w:rsid w:val="00975A6C"/>
    <w:rsid w:val="0097674F"/>
    <w:rsid w:val="009809E5"/>
    <w:rsid w:val="00981C4A"/>
    <w:rsid w:val="00982153"/>
    <w:rsid w:val="00983A10"/>
    <w:rsid w:val="00983BB2"/>
    <w:rsid w:val="009854D4"/>
    <w:rsid w:val="00985553"/>
    <w:rsid w:val="009863E7"/>
    <w:rsid w:val="00990747"/>
    <w:rsid w:val="00994394"/>
    <w:rsid w:val="009978AC"/>
    <w:rsid w:val="00997C2A"/>
    <w:rsid w:val="009A06BF"/>
    <w:rsid w:val="009A2E27"/>
    <w:rsid w:val="009A61C0"/>
    <w:rsid w:val="009A61C8"/>
    <w:rsid w:val="009B1B4E"/>
    <w:rsid w:val="009B27B6"/>
    <w:rsid w:val="009B5501"/>
    <w:rsid w:val="009B6842"/>
    <w:rsid w:val="009B7BA7"/>
    <w:rsid w:val="009B7E8A"/>
    <w:rsid w:val="009C104A"/>
    <w:rsid w:val="009C16E0"/>
    <w:rsid w:val="009C19E7"/>
    <w:rsid w:val="009C2F79"/>
    <w:rsid w:val="009C40DF"/>
    <w:rsid w:val="009D0CBC"/>
    <w:rsid w:val="009D1996"/>
    <w:rsid w:val="009D211A"/>
    <w:rsid w:val="009D7570"/>
    <w:rsid w:val="009E232E"/>
    <w:rsid w:val="009E39EA"/>
    <w:rsid w:val="009E4049"/>
    <w:rsid w:val="009E5A06"/>
    <w:rsid w:val="009F044E"/>
    <w:rsid w:val="009F0B10"/>
    <w:rsid w:val="009F386C"/>
    <w:rsid w:val="009F5D3D"/>
    <w:rsid w:val="009F65CE"/>
    <w:rsid w:val="00A12052"/>
    <w:rsid w:val="00A2355A"/>
    <w:rsid w:val="00A250A1"/>
    <w:rsid w:val="00A25559"/>
    <w:rsid w:val="00A27CDD"/>
    <w:rsid w:val="00A31679"/>
    <w:rsid w:val="00A320E5"/>
    <w:rsid w:val="00A34284"/>
    <w:rsid w:val="00A358B1"/>
    <w:rsid w:val="00A40B5D"/>
    <w:rsid w:val="00A41BD3"/>
    <w:rsid w:val="00A44922"/>
    <w:rsid w:val="00A4794A"/>
    <w:rsid w:val="00A50A01"/>
    <w:rsid w:val="00A530A3"/>
    <w:rsid w:val="00A60864"/>
    <w:rsid w:val="00A62CEB"/>
    <w:rsid w:val="00A63209"/>
    <w:rsid w:val="00A64820"/>
    <w:rsid w:val="00A65179"/>
    <w:rsid w:val="00A65969"/>
    <w:rsid w:val="00A67DA6"/>
    <w:rsid w:val="00A74828"/>
    <w:rsid w:val="00A75CA7"/>
    <w:rsid w:val="00A7645B"/>
    <w:rsid w:val="00A80432"/>
    <w:rsid w:val="00A91A95"/>
    <w:rsid w:val="00A92F3C"/>
    <w:rsid w:val="00A9358A"/>
    <w:rsid w:val="00A935AB"/>
    <w:rsid w:val="00A93BB0"/>
    <w:rsid w:val="00A93DB8"/>
    <w:rsid w:val="00A96020"/>
    <w:rsid w:val="00A96D44"/>
    <w:rsid w:val="00A97925"/>
    <w:rsid w:val="00AA19F8"/>
    <w:rsid w:val="00AA2E45"/>
    <w:rsid w:val="00AA7850"/>
    <w:rsid w:val="00AB1013"/>
    <w:rsid w:val="00AB108E"/>
    <w:rsid w:val="00AB305E"/>
    <w:rsid w:val="00AB3F8E"/>
    <w:rsid w:val="00AB5CAA"/>
    <w:rsid w:val="00AB7AF7"/>
    <w:rsid w:val="00AC10FA"/>
    <w:rsid w:val="00AC6683"/>
    <w:rsid w:val="00AC6FCB"/>
    <w:rsid w:val="00AD2CF3"/>
    <w:rsid w:val="00AE1B8A"/>
    <w:rsid w:val="00AE7010"/>
    <w:rsid w:val="00AE7620"/>
    <w:rsid w:val="00AE7955"/>
    <w:rsid w:val="00AF13F7"/>
    <w:rsid w:val="00AF672D"/>
    <w:rsid w:val="00B002DB"/>
    <w:rsid w:val="00B044A5"/>
    <w:rsid w:val="00B07AB9"/>
    <w:rsid w:val="00B113D1"/>
    <w:rsid w:val="00B1465C"/>
    <w:rsid w:val="00B162AB"/>
    <w:rsid w:val="00B21159"/>
    <w:rsid w:val="00B21511"/>
    <w:rsid w:val="00B21FF8"/>
    <w:rsid w:val="00B2256C"/>
    <w:rsid w:val="00B232C1"/>
    <w:rsid w:val="00B27ABF"/>
    <w:rsid w:val="00B30E2C"/>
    <w:rsid w:val="00B34C36"/>
    <w:rsid w:val="00B3501E"/>
    <w:rsid w:val="00B357E4"/>
    <w:rsid w:val="00B418D9"/>
    <w:rsid w:val="00B439DB"/>
    <w:rsid w:val="00B447DD"/>
    <w:rsid w:val="00B453EA"/>
    <w:rsid w:val="00B4662B"/>
    <w:rsid w:val="00B46A2C"/>
    <w:rsid w:val="00B47919"/>
    <w:rsid w:val="00B53002"/>
    <w:rsid w:val="00B5343D"/>
    <w:rsid w:val="00B540D8"/>
    <w:rsid w:val="00B5792E"/>
    <w:rsid w:val="00B57DF6"/>
    <w:rsid w:val="00B63835"/>
    <w:rsid w:val="00B64488"/>
    <w:rsid w:val="00B80A6E"/>
    <w:rsid w:val="00B81ED3"/>
    <w:rsid w:val="00B826FF"/>
    <w:rsid w:val="00B836C7"/>
    <w:rsid w:val="00B85213"/>
    <w:rsid w:val="00B86A8D"/>
    <w:rsid w:val="00B903F8"/>
    <w:rsid w:val="00B91924"/>
    <w:rsid w:val="00B91F6B"/>
    <w:rsid w:val="00B92020"/>
    <w:rsid w:val="00B922E3"/>
    <w:rsid w:val="00B93489"/>
    <w:rsid w:val="00B94472"/>
    <w:rsid w:val="00BA009C"/>
    <w:rsid w:val="00BA0BD1"/>
    <w:rsid w:val="00BA2392"/>
    <w:rsid w:val="00BA3BB6"/>
    <w:rsid w:val="00BA4122"/>
    <w:rsid w:val="00BA4160"/>
    <w:rsid w:val="00BA595A"/>
    <w:rsid w:val="00BA6CE4"/>
    <w:rsid w:val="00BB0020"/>
    <w:rsid w:val="00BB186A"/>
    <w:rsid w:val="00BB1ED9"/>
    <w:rsid w:val="00BB315E"/>
    <w:rsid w:val="00BB37F5"/>
    <w:rsid w:val="00BB756F"/>
    <w:rsid w:val="00BB791F"/>
    <w:rsid w:val="00BC5614"/>
    <w:rsid w:val="00BC6FAC"/>
    <w:rsid w:val="00BC7AC1"/>
    <w:rsid w:val="00BD0628"/>
    <w:rsid w:val="00BD24D5"/>
    <w:rsid w:val="00BD50EE"/>
    <w:rsid w:val="00BD5A64"/>
    <w:rsid w:val="00BD7214"/>
    <w:rsid w:val="00BF10FB"/>
    <w:rsid w:val="00BF1FBE"/>
    <w:rsid w:val="00BF2618"/>
    <w:rsid w:val="00BF4B81"/>
    <w:rsid w:val="00BF5E54"/>
    <w:rsid w:val="00C01F75"/>
    <w:rsid w:val="00C06E03"/>
    <w:rsid w:val="00C06F3E"/>
    <w:rsid w:val="00C07275"/>
    <w:rsid w:val="00C07F1C"/>
    <w:rsid w:val="00C10390"/>
    <w:rsid w:val="00C15CF1"/>
    <w:rsid w:val="00C24E24"/>
    <w:rsid w:val="00C26E2E"/>
    <w:rsid w:val="00C304F2"/>
    <w:rsid w:val="00C40BB2"/>
    <w:rsid w:val="00C416CB"/>
    <w:rsid w:val="00C4304F"/>
    <w:rsid w:val="00C43F1E"/>
    <w:rsid w:val="00C45E90"/>
    <w:rsid w:val="00C50F59"/>
    <w:rsid w:val="00C601F8"/>
    <w:rsid w:val="00C6272B"/>
    <w:rsid w:val="00C653B8"/>
    <w:rsid w:val="00C67F18"/>
    <w:rsid w:val="00C70726"/>
    <w:rsid w:val="00C71800"/>
    <w:rsid w:val="00C73D66"/>
    <w:rsid w:val="00C81E9E"/>
    <w:rsid w:val="00C8532D"/>
    <w:rsid w:val="00C86518"/>
    <w:rsid w:val="00C91181"/>
    <w:rsid w:val="00C952C7"/>
    <w:rsid w:val="00CA0E1E"/>
    <w:rsid w:val="00CA161B"/>
    <w:rsid w:val="00CA1A02"/>
    <w:rsid w:val="00CA2BA1"/>
    <w:rsid w:val="00CA65A5"/>
    <w:rsid w:val="00CA6C6F"/>
    <w:rsid w:val="00CB5C60"/>
    <w:rsid w:val="00CC36C4"/>
    <w:rsid w:val="00CC64BD"/>
    <w:rsid w:val="00CD1D92"/>
    <w:rsid w:val="00CD595D"/>
    <w:rsid w:val="00CD6B89"/>
    <w:rsid w:val="00CE1A8F"/>
    <w:rsid w:val="00CE1AC5"/>
    <w:rsid w:val="00CF03C8"/>
    <w:rsid w:val="00CF212F"/>
    <w:rsid w:val="00CF3915"/>
    <w:rsid w:val="00CF6AAB"/>
    <w:rsid w:val="00D015C8"/>
    <w:rsid w:val="00D02685"/>
    <w:rsid w:val="00D038FD"/>
    <w:rsid w:val="00D03D01"/>
    <w:rsid w:val="00D0788E"/>
    <w:rsid w:val="00D12672"/>
    <w:rsid w:val="00D232DC"/>
    <w:rsid w:val="00D23409"/>
    <w:rsid w:val="00D24C15"/>
    <w:rsid w:val="00D26C9F"/>
    <w:rsid w:val="00D26E78"/>
    <w:rsid w:val="00D33139"/>
    <w:rsid w:val="00D37686"/>
    <w:rsid w:val="00D37998"/>
    <w:rsid w:val="00D40E31"/>
    <w:rsid w:val="00D42FA0"/>
    <w:rsid w:val="00D43814"/>
    <w:rsid w:val="00D4455C"/>
    <w:rsid w:val="00D4536E"/>
    <w:rsid w:val="00D51125"/>
    <w:rsid w:val="00D54F08"/>
    <w:rsid w:val="00D572E9"/>
    <w:rsid w:val="00D605E9"/>
    <w:rsid w:val="00D61984"/>
    <w:rsid w:val="00D635E5"/>
    <w:rsid w:val="00D65514"/>
    <w:rsid w:val="00D71288"/>
    <w:rsid w:val="00D80108"/>
    <w:rsid w:val="00D80976"/>
    <w:rsid w:val="00D814DF"/>
    <w:rsid w:val="00D84BC8"/>
    <w:rsid w:val="00D84E43"/>
    <w:rsid w:val="00D86432"/>
    <w:rsid w:val="00D91688"/>
    <w:rsid w:val="00D923E1"/>
    <w:rsid w:val="00D938DE"/>
    <w:rsid w:val="00D956E4"/>
    <w:rsid w:val="00D95F67"/>
    <w:rsid w:val="00D96ECE"/>
    <w:rsid w:val="00DA099A"/>
    <w:rsid w:val="00DA29CA"/>
    <w:rsid w:val="00DA3414"/>
    <w:rsid w:val="00DA458C"/>
    <w:rsid w:val="00DB1F26"/>
    <w:rsid w:val="00DB3ABA"/>
    <w:rsid w:val="00DB6787"/>
    <w:rsid w:val="00DC0396"/>
    <w:rsid w:val="00DC282B"/>
    <w:rsid w:val="00DC4611"/>
    <w:rsid w:val="00DC6382"/>
    <w:rsid w:val="00DD0C4C"/>
    <w:rsid w:val="00DD10A8"/>
    <w:rsid w:val="00DD6812"/>
    <w:rsid w:val="00DE123E"/>
    <w:rsid w:val="00DE4700"/>
    <w:rsid w:val="00DE63E0"/>
    <w:rsid w:val="00DF24F9"/>
    <w:rsid w:val="00E0400D"/>
    <w:rsid w:val="00E068A8"/>
    <w:rsid w:val="00E078F5"/>
    <w:rsid w:val="00E1152E"/>
    <w:rsid w:val="00E21730"/>
    <w:rsid w:val="00E23FA8"/>
    <w:rsid w:val="00E267EB"/>
    <w:rsid w:val="00E27140"/>
    <w:rsid w:val="00E31A98"/>
    <w:rsid w:val="00E32471"/>
    <w:rsid w:val="00E3297E"/>
    <w:rsid w:val="00E334DC"/>
    <w:rsid w:val="00E35DB5"/>
    <w:rsid w:val="00E362AF"/>
    <w:rsid w:val="00E364B5"/>
    <w:rsid w:val="00E36F8F"/>
    <w:rsid w:val="00E46536"/>
    <w:rsid w:val="00E5178F"/>
    <w:rsid w:val="00E5211C"/>
    <w:rsid w:val="00E52385"/>
    <w:rsid w:val="00E542E6"/>
    <w:rsid w:val="00E551E6"/>
    <w:rsid w:val="00E5531C"/>
    <w:rsid w:val="00E61451"/>
    <w:rsid w:val="00E61631"/>
    <w:rsid w:val="00E620C5"/>
    <w:rsid w:val="00E6476C"/>
    <w:rsid w:val="00E67B7D"/>
    <w:rsid w:val="00E71289"/>
    <w:rsid w:val="00E71677"/>
    <w:rsid w:val="00E7281A"/>
    <w:rsid w:val="00E769A9"/>
    <w:rsid w:val="00E8010F"/>
    <w:rsid w:val="00E81D2A"/>
    <w:rsid w:val="00E8338D"/>
    <w:rsid w:val="00E848BC"/>
    <w:rsid w:val="00E84B21"/>
    <w:rsid w:val="00E85748"/>
    <w:rsid w:val="00E85D92"/>
    <w:rsid w:val="00E86DA5"/>
    <w:rsid w:val="00E91CDF"/>
    <w:rsid w:val="00E92805"/>
    <w:rsid w:val="00E971FC"/>
    <w:rsid w:val="00E97272"/>
    <w:rsid w:val="00EA02F0"/>
    <w:rsid w:val="00EA21D0"/>
    <w:rsid w:val="00EA4A2B"/>
    <w:rsid w:val="00EA5B34"/>
    <w:rsid w:val="00EA5E8F"/>
    <w:rsid w:val="00EA69D9"/>
    <w:rsid w:val="00EB36F9"/>
    <w:rsid w:val="00EB544E"/>
    <w:rsid w:val="00EB6E1E"/>
    <w:rsid w:val="00EC5DD3"/>
    <w:rsid w:val="00EC6246"/>
    <w:rsid w:val="00ED1207"/>
    <w:rsid w:val="00ED1C67"/>
    <w:rsid w:val="00ED3A95"/>
    <w:rsid w:val="00ED4530"/>
    <w:rsid w:val="00EE0056"/>
    <w:rsid w:val="00EE31E2"/>
    <w:rsid w:val="00EE44FC"/>
    <w:rsid w:val="00EE4F5E"/>
    <w:rsid w:val="00EE73D4"/>
    <w:rsid w:val="00EF4358"/>
    <w:rsid w:val="00EF46DF"/>
    <w:rsid w:val="00EF5CDA"/>
    <w:rsid w:val="00F003F9"/>
    <w:rsid w:val="00F01063"/>
    <w:rsid w:val="00F026A7"/>
    <w:rsid w:val="00F0786D"/>
    <w:rsid w:val="00F104D8"/>
    <w:rsid w:val="00F12FA1"/>
    <w:rsid w:val="00F1307F"/>
    <w:rsid w:val="00F14AFA"/>
    <w:rsid w:val="00F1500D"/>
    <w:rsid w:val="00F15074"/>
    <w:rsid w:val="00F171B4"/>
    <w:rsid w:val="00F220C8"/>
    <w:rsid w:val="00F22F38"/>
    <w:rsid w:val="00F246ED"/>
    <w:rsid w:val="00F27C96"/>
    <w:rsid w:val="00F33C11"/>
    <w:rsid w:val="00F42624"/>
    <w:rsid w:val="00F4336C"/>
    <w:rsid w:val="00F44256"/>
    <w:rsid w:val="00F45B11"/>
    <w:rsid w:val="00F45F58"/>
    <w:rsid w:val="00F472BF"/>
    <w:rsid w:val="00F50222"/>
    <w:rsid w:val="00F538AF"/>
    <w:rsid w:val="00F619F7"/>
    <w:rsid w:val="00F62845"/>
    <w:rsid w:val="00F62976"/>
    <w:rsid w:val="00F63B0B"/>
    <w:rsid w:val="00F64278"/>
    <w:rsid w:val="00F6484A"/>
    <w:rsid w:val="00F66651"/>
    <w:rsid w:val="00F71379"/>
    <w:rsid w:val="00F71E2D"/>
    <w:rsid w:val="00F746E5"/>
    <w:rsid w:val="00F765D5"/>
    <w:rsid w:val="00F77D66"/>
    <w:rsid w:val="00F8005C"/>
    <w:rsid w:val="00F8485D"/>
    <w:rsid w:val="00F84B6B"/>
    <w:rsid w:val="00F9223C"/>
    <w:rsid w:val="00F9240B"/>
    <w:rsid w:val="00F93C94"/>
    <w:rsid w:val="00F954D6"/>
    <w:rsid w:val="00F96CE6"/>
    <w:rsid w:val="00F96D87"/>
    <w:rsid w:val="00FA36E1"/>
    <w:rsid w:val="00FA388F"/>
    <w:rsid w:val="00FA5558"/>
    <w:rsid w:val="00FA77DA"/>
    <w:rsid w:val="00FA78CC"/>
    <w:rsid w:val="00FB6446"/>
    <w:rsid w:val="00FC1045"/>
    <w:rsid w:val="00FC1DB8"/>
    <w:rsid w:val="00FC350F"/>
    <w:rsid w:val="00FC3990"/>
    <w:rsid w:val="00FC39E0"/>
    <w:rsid w:val="00FC4C56"/>
    <w:rsid w:val="00FC71BA"/>
    <w:rsid w:val="00FD158D"/>
    <w:rsid w:val="00FD20BB"/>
    <w:rsid w:val="00FD30DA"/>
    <w:rsid w:val="00FD55B1"/>
    <w:rsid w:val="00FE0C7E"/>
    <w:rsid w:val="00FE33E8"/>
    <w:rsid w:val="00FE50A4"/>
    <w:rsid w:val="00FE5F65"/>
    <w:rsid w:val="00FE63C7"/>
    <w:rsid w:val="00FE7CC6"/>
    <w:rsid w:val="00FF4172"/>
    <w:rsid w:val="00FF5696"/>
    <w:rsid w:val="00FF65B8"/>
    <w:rsid w:val="00FF6849"/>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2331D3"/>
  <w15:docId w15:val="{14DAA088-803A-4100-A24F-2780B3368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61631"/>
    <w:pPr>
      <w:tabs>
        <w:tab w:val="center" w:pos="4320"/>
        <w:tab w:val="right" w:pos="8640"/>
      </w:tabs>
    </w:pPr>
  </w:style>
  <w:style w:type="paragraph" w:styleId="Footer">
    <w:name w:val="footer"/>
    <w:basedOn w:val="Normal"/>
    <w:link w:val="FooterChar"/>
    <w:uiPriority w:val="99"/>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paragraph" w:styleId="ListParagraph">
    <w:name w:val="List Paragraph"/>
    <w:basedOn w:val="Normal"/>
    <w:uiPriority w:val="34"/>
    <w:qFormat/>
    <w:rsid w:val="00BA0BD1"/>
    <w:pPr>
      <w:ind w:left="720"/>
      <w:contextualSpacing/>
    </w:pPr>
  </w:style>
  <w:style w:type="character" w:styleId="CommentReference">
    <w:name w:val="annotation reference"/>
    <w:basedOn w:val="DefaultParagraphFont"/>
    <w:uiPriority w:val="99"/>
    <w:semiHidden/>
    <w:unhideWhenUsed/>
    <w:rsid w:val="00A25559"/>
    <w:rPr>
      <w:sz w:val="16"/>
      <w:szCs w:val="16"/>
    </w:rPr>
  </w:style>
  <w:style w:type="paragraph" w:styleId="CommentText">
    <w:name w:val="annotation text"/>
    <w:basedOn w:val="Normal"/>
    <w:link w:val="CommentTextChar"/>
    <w:uiPriority w:val="99"/>
    <w:semiHidden/>
    <w:unhideWhenUsed/>
    <w:rsid w:val="00A25559"/>
    <w:rPr>
      <w:sz w:val="20"/>
    </w:rPr>
  </w:style>
  <w:style w:type="character" w:customStyle="1" w:styleId="CommentTextChar">
    <w:name w:val="Comment Text Char"/>
    <w:basedOn w:val="DefaultParagraphFont"/>
    <w:link w:val="CommentText"/>
    <w:uiPriority w:val="99"/>
    <w:semiHidden/>
    <w:rsid w:val="00A25559"/>
  </w:style>
  <w:style w:type="paragraph" w:styleId="CommentSubject">
    <w:name w:val="annotation subject"/>
    <w:basedOn w:val="CommentText"/>
    <w:next w:val="CommentText"/>
    <w:link w:val="CommentSubjectChar"/>
    <w:uiPriority w:val="99"/>
    <w:semiHidden/>
    <w:unhideWhenUsed/>
    <w:rsid w:val="00A25559"/>
    <w:rPr>
      <w:b/>
      <w:bCs/>
    </w:rPr>
  </w:style>
  <w:style w:type="character" w:customStyle="1" w:styleId="CommentSubjectChar">
    <w:name w:val="Comment Subject Char"/>
    <w:basedOn w:val="CommentTextChar"/>
    <w:link w:val="CommentSubject"/>
    <w:uiPriority w:val="99"/>
    <w:semiHidden/>
    <w:rsid w:val="00A25559"/>
    <w:rPr>
      <w:b/>
      <w:bCs/>
    </w:rPr>
  </w:style>
  <w:style w:type="paragraph" w:styleId="Revision">
    <w:name w:val="Revision"/>
    <w:hidden/>
    <w:uiPriority w:val="99"/>
    <w:semiHidden/>
    <w:rsid w:val="00A25559"/>
    <w:rPr>
      <w:sz w:val="22"/>
    </w:rPr>
  </w:style>
  <w:style w:type="character" w:styleId="FollowedHyperlink">
    <w:name w:val="FollowedHyperlink"/>
    <w:basedOn w:val="DefaultParagraphFont"/>
    <w:uiPriority w:val="99"/>
    <w:semiHidden/>
    <w:unhideWhenUsed/>
    <w:rsid w:val="00904F2C"/>
    <w:rPr>
      <w:color w:val="800080" w:themeColor="followedHyperlink"/>
      <w:u w:val="single"/>
    </w:rPr>
  </w:style>
  <w:style w:type="character" w:customStyle="1" w:styleId="HeaderChar">
    <w:name w:val="Header Char"/>
    <w:basedOn w:val="DefaultParagraphFont"/>
    <w:link w:val="Header"/>
    <w:uiPriority w:val="99"/>
    <w:rsid w:val="00F44256"/>
    <w:rPr>
      <w:sz w:val="22"/>
    </w:rPr>
  </w:style>
  <w:style w:type="character" w:customStyle="1" w:styleId="FooterChar">
    <w:name w:val="Footer Char"/>
    <w:basedOn w:val="DefaultParagraphFont"/>
    <w:link w:val="Footer"/>
    <w:uiPriority w:val="99"/>
    <w:rsid w:val="0001207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489863">
      <w:bodyDiv w:val="1"/>
      <w:marLeft w:val="0"/>
      <w:marRight w:val="0"/>
      <w:marTop w:val="0"/>
      <w:marBottom w:val="0"/>
      <w:divBdr>
        <w:top w:val="none" w:sz="0" w:space="0" w:color="auto"/>
        <w:left w:val="none" w:sz="0" w:space="0" w:color="auto"/>
        <w:bottom w:val="none" w:sz="0" w:space="0" w:color="auto"/>
        <w:right w:val="none" w:sz="0" w:space="0" w:color="auto"/>
      </w:divBdr>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upport.google.com/chrome/answer/95346?co=GENIE.Platform=Desktop&amp;hl=en"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elenium-release.storage.googleapis.com/index.html"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support.mozilla.org/en-US/kb/how-download-and-install-firefox-windows"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howtogeek.com/197947/how-to-install-python-on-window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microsoft.com/office/2016/09/relationships/commentsIds" Target="commentsIds.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chromedriver.chromium.org/downloads" TargetMode="External"/><Relationship Id="rId41" Type="http://schemas.openxmlformats.org/officeDocument/2006/relationships/image" Target="media/image2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dotnet/framework/instal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4C08F-7C0B-4751-A79F-011EBD4B5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39</Pages>
  <Words>4327</Words>
  <Characters>24669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28939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Windows User</cp:lastModifiedBy>
  <cp:revision>61</cp:revision>
  <cp:lastPrinted>2018-08-14T21:10:00Z</cp:lastPrinted>
  <dcterms:created xsi:type="dcterms:W3CDTF">2018-09-15T11:36:00Z</dcterms:created>
  <dcterms:modified xsi:type="dcterms:W3CDTF">2018-09-18T12:32:00Z</dcterms:modified>
</cp:coreProperties>
</file>